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8A9F0" w14:textId="77777777" w:rsidR="00FE49A8" w:rsidRDefault="00CC1D19">
      <w:pPr>
        <w:pBdr>
          <w:top w:val="nil"/>
          <w:left w:val="nil"/>
          <w:bottom w:val="nil"/>
          <w:right w:val="nil"/>
          <w:between w:val="nil"/>
        </w:pBdr>
        <w:ind w:left="3112"/>
        <w:rPr>
          <w:color w:val="000000"/>
          <w:sz w:val="20"/>
          <w:szCs w:val="20"/>
        </w:rPr>
      </w:pPr>
      <w:r>
        <w:rPr>
          <w:noProof/>
          <w:color w:val="000000"/>
          <w:sz w:val="20"/>
          <w:szCs w:val="20"/>
        </w:rPr>
        <w:drawing>
          <wp:inline distT="0" distB="0" distL="0" distR="0" wp14:anchorId="7DC25F85" wp14:editId="24D76981">
            <wp:extent cx="1448961" cy="1409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48961" cy="1409700"/>
                    </a:xfrm>
                    <a:prstGeom prst="rect">
                      <a:avLst/>
                    </a:prstGeom>
                    <a:ln/>
                  </pic:spPr>
                </pic:pic>
              </a:graphicData>
            </a:graphic>
          </wp:inline>
        </w:drawing>
      </w:r>
    </w:p>
    <w:p w14:paraId="725C222B" w14:textId="77777777" w:rsidR="00FE49A8" w:rsidRDefault="00FE49A8">
      <w:pPr>
        <w:pBdr>
          <w:top w:val="nil"/>
          <w:left w:val="nil"/>
          <w:bottom w:val="nil"/>
          <w:right w:val="nil"/>
          <w:between w:val="nil"/>
        </w:pBdr>
        <w:spacing w:before="239"/>
        <w:rPr>
          <w:color w:val="000000"/>
          <w:sz w:val="34"/>
          <w:szCs w:val="34"/>
        </w:rPr>
      </w:pPr>
    </w:p>
    <w:p w14:paraId="5397BE7C" w14:textId="77777777" w:rsidR="00FE49A8" w:rsidRDefault="00CC1D19">
      <w:pPr>
        <w:ind w:left="2016"/>
        <w:rPr>
          <w:rFonts w:ascii="Cambria" w:eastAsia="Cambria" w:hAnsi="Cambria" w:cs="Cambria"/>
          <w:i/>
          <w:sz w:val="34"/>
          <w:szCs w:val="34"/>
        </w:rPr>
      </w:pPr>
      <w:r>
        <w:rPr>
          <w:rFonts w:ascii="Cambria" w:eastAsia="Cambria" w:hAnsi="Cambria" w:cs="Cambria"/>
          <w:i/>
          <w:sz w:val="34"/>
          <w:szCs w:val="34"/>
        </w:rPr>
        <w:t>Green University of Bangladesh</w:t>
      </w:r>
    </w:p>
    <w:p w14:paraId="7F73866A" w14:textId="4BE7A251" w:rsidR="00FE49A8" w:rsidRDefault="00CC1D19">
      <w:pPr>
        <w:pStyle w:val="Heading4"/>
        <w:spacing w:before="262" w:line="211" w:lineRule="auto"/>
        <w:ind w:firstLine="424"/>
      </w:pPr>
      <w:r>
        <w:t>Department of Computer Science and Engineering (CSE) Semester: (</w:t>
      </w:r>
      <w:r w:rsidR="00090C9E">
        <w:t>Spring</w:t>
      </w:r>
      <w:r>
        <w:t>, Year: 202</w:t>
      </w:r>
      <w:r w:rsidR="00090C9E">
        <w:t>5</w:t>
      </w:r>
      <w:r>
        <w:t>), B.Sc. in CSE (Day)</w:t>
      </w:r>
    </w:p>
    <w:p w14:paraId="0DF89BE1" w14:textId="77777777" w:rsidR="00FE49A8" w:rsidRDefault="00FE49A8">
      <w:pPr>
        <w:pBdr>
          <w:top w:val="nil"/>
          <w:left w:val="nil"/>
          <w:bottom w:val="nil"/>
          <w:right w:val="nil"/>
          <w:between w:val="nil"/>
        </w:pBdr>
        <w:rPr>
          <w:rFonts w:ascii="Cambria" w:eastAsia="Cambria" w:hAnsi="Cambria" w:cs="Cambria"/>
          <w:i/>
          <w:color w:val="000000"/>
          <w:sz w:val="20"/>
          <w:szCs w:val="20"/>
        </w:rPr>
      </w:pPr>
    </w:p>
    <w:p w14:paraId="1580B486" w14:textId="77777777" w:rsidR="00FE49A8" w:rsidRDefault="00CC1D19">
      <w:pPr>
        <w:pBdr>
          <w:top w:val="nil"/>
          <w:left w:val="nil"/>
          <w:bottom w:val="nil"/>
          <w:right w:val="nil"/>
          <w:between w:val="nil"/>
        </w:pBdr>
        <w:spacing w:before="22"/>
        <w:rPr>
          <w:rFonts w:ascii="Cambria" w:eastAsia="Cambria" w:hAnsi="Cambria" w:cs="Cambria"/>
          <w:i/>
          <w:color w:val="000000"/>
          <w:sz w:val="20"/>
          <w:szCs w:val="20"/>
        </w:rPr>
      </w:pPr>
      <w:r>
        <w:rPr>
          <w:noProof/>
        </w:rPr>
        <mc:AlternateContent>
          <mc:Choice Requires="wps">
            <w:drawing>
              <wp:anchor distT="0" distB="0" distL="0" distR="0" simplePos="0" relativeHeight="251658240" behindDoc="0" locked="0" layoutInCell="1" hidden="0" allowOverlap="1" wp14:anchorId="76F73AD3" wp14:editId="05989D01">
                <wp:simplePos x="0" y="0"/>
                <wp:positionH relativeFrom="column">
                  <wp:posOffset>50800</wp:posOffset>
                </wp:positionH>
                <wp:positionV relativeFrom="paragraph">
                  <wp:posOffset>165100</wp:posOffset>
                </wp:positionV>
                <wp:extent cx="527812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706940" y="3779365"/>
                          <a:ext cx="5278120" cy="1270"/>
                        </a:xfrm>
                        <a:custGeom>
                          <a:avLst/>
                          <a:gdLst/>
                          <a:ahLst/>
                          <a:cxnLst/>
                          <a:rect l="l" t="t" r="r" b="b"/>
                          <a:pathLst>
                            <a:path w="5278120" h="120000" extrusionOk="0">
                              <a:moveTo>
                                <a:pt x="0" y="0"/>
                              </a:moveTo>
                              <a:lnTo>
                                <a:pt x="5277599"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8160185" id="Freeform: Shape 1" o:spid="_x0000_s1026" style="position:absolute;margin-left:4pt;margin-top:13pt;width:415.6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527812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" path="m,l5277599,e" filled="f">
                <v:stroke startarrowwidth="narrow" startarrowlength="short" endarrowwidth="narrow" endarrowlength="short"/>
                <v:path arrowok="t" o:extrusionok="f"/>
                <w10:wrap type="topAndBottom"/>
              </v:shape>
            </w:pict>
          </mc:Fallback>
        </mc:AlternateContent>
      </w:r>
    </w:p>
    <w:p w14:paraId="059A2B7C" w14:textId="77777777" w:rsidR="00FE49A8" w:rsidRDefault="00CC1D19">
      <w:pPr>
        <w:spacing w:before="130"/>
        <w:ind w:right="1272"/>
        <w:jc w:val="center"/>
        <w:rPr>
          <w:b/>
          <w:sz w:val="49"/>
          <w:szCs w:val="49"/>
        </w:rPr>
      </w:pPr>
      <w:r>
        <w:rPr>
          <w:b/>
          <w:sz w:val="49"/>
          <w:szCs w:val="49"/>
        </w:rPr>
        <w:t>Path Finding and Navigation System</w:t>
      </w:r>
    </w:p>
    <w:p w14:paraId="0682ED5F" w14:textId="77777777" w:rsidR="00FE49A8" w:rsidRDefault="00CC1D19">
      <w:pPr>
        <w:pBdr>
          <w:top w:val="nil"/>
          <w:left w:val="nil"/>
          <w:bottom w:val="nil"/>
          <w:right w:val="nil"/>
          <w:between w:val="nil"/>
        </w:pBdr>
        <w:spacing w:before="40"/>
        <w:rPr>
          <w:b/>
          <w:color w:val="000000"/>
          <w:sz w:val="20"/>
          <w:szCs w:val="20"/>
        </w:rPr>
      </w:pPr>
      <w:r>
        <w:rPr>
          <w:noProof/>
        </w:rPr>
        <mc:AlternateContent>
          <mc:Choice Requires="wps">
            <w:drawing>
              <wp:anchor distT="0" distB="0" distL="0" distR="0" simplePos="0" relativeHeight="251659264" behindDoc="0" locked="0" layoutInCell="1" hidden="0" allowOverlap="1" wp14:anchorId="4ACBD5A7" wp14:editId="08D03A8B">
                <wp:simplePos x="0" y="0"/>
                <wp:positionH relativeFrom="column">
                  <wp:posOffset>50800</wp:posOffset>
                </wp:positionH>
                <wp:positionV relativeFrom="paragraph">
                  <wp:posOffset>177800</wp:posOffset>
                </wp:positionV>
                <wp:extent cx="5278120" cy="12700"/>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2706940" y="3779365"/>
                          <a:ext cx="5278120" cy="1270"/>
                        </a:xfrm>
                        <a:custGeom>
                          <a:avLst/>
                          <a:gdLst/>
                          <a:ahLst/>
                          <a:cxnLst/>
                          <a:rect l="l" t="t" r="r" b="b"/>
                          <a:pathLst>
                            <a:path w="5278120" h="120000" extrusionOk="0">
                              <a:moveTo>
                                <a:pt x="0" y="0"/>
                              </a:moveTo>
                              <a:lnTo>
                                <a:pt x="5277599"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D27192D" id="Freeform: Shape 4" o:spid="_x0000_s1026" style="position:absolute;margin-left:4pt;margin-top:14pt;width:415.6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527812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" path="m,l5277599,e" filled="f">
                <v:stroke startarrowwidth="narrow" startarrowlength="short" endarrowwidth="narrow" endarrowlength="short"/>
                <v:path arrowok="t" o:extrusionok="f"/>
                <w10:wrap type="topAndBottom"/>
              </v:shape>
            </w:pict>
          </mc:Fallback>
        </mc:AlternateContent>
      </w:r>
    </w:p>
    <w:p w14:paraId="67D90743" w14:textId="77777777" w:rsidR="00FE49A8" w:rsidRDefault="00FE49A8">
      <w:pPr>
        <w:pBdr>
          <w:top w:val="nil"/>
          <w:left w:val="nil"/>
          <w:bottom w:val="nil"/>
          <w:right w:val="nil"/>
          <w:between w:val="nil"/>
        </w:pBdr>
        <w:spacing w:before="299"/>
        <w:rPr>
          <w:b/>
          <w:color w:val="000000"/>
          <w:sz w:val="28"/>
          <w:szCs w:val="28"/>
        </w:rPr>
      </w:pPr>
    </w:p>
    <w:p w14:paraId="0BF8868F" w14:textId="77777777" w:rsidR="00FE49A8" w:rsidRDefault="00CC1D19">
      <w:pPr>
        <w:pStyle w:val="Heading4"/>
        <w:spacing w:line="211" w:lineRule="auto"/>
        <w:ind w:left="2530" w:right="3835"/>
      </w:pPr>
      <w:r>
        <w:t>Course Title: Algorithm Lab Course Code: 232 D9</w:t>
      </w:r>
    </w:p>
    <w:p w14:paraId="584EE108" w14:textId="77777777" w:rsidR="00FE49A8" w:rsidRDefault="00CC1D19">
      <w:pPr>
        <w:pStyle w:val="Heading4"/>
        <w:spacing w:line="211" w:lineRule="auto"/>
        <w:ind w:left="2530" w:right="3835"/>
      </w:pPr>
      <w:r>
        <w:t xml:space="preserve"> Section: CSE 206</w:t>
      </w:r>
    </w:p>
    <w:p w14:paraId="651BDBE0" w14:textId="77777777" w:rsidR="00FE49A8" w:rsidRDefault="00CC1D19">
      <w:pPr>
        <w:pStyle w:val="Heading3"/>
        <w:spacing w:before="257"/>
        <w:ind w:firstLine="457"/>
      </w:pPr>
      <w:r>
        <w:rPr>
          <w:u w:val="single"/>
        </w:rPr>
        <w:t>Students Details</w:t>
      </w:r>
    </w:p>
    <w:p w14:paraId="78CF16C2" w14:textId="77777777" w:rsidR="00FE49A8" w:rsidRDefault="00FE49A8">
      <w:pPr>
        <w:pBdr>
          <w:top w:val="nil"/>
          <w:left w:val="nil"/>
          <w:bottom w:val="nil"/>
          <w:right w:val="nil"/>
          <w:between w:val="nil"/>
        </w:pBdr>
        <w:spacing w:before="45"/>
        <w:rPr>
          <w:color w:val="000000"/>
          <w:sz w:val="20"/>
          <w:szCs w:val="20"/>
        </w:rPr>
      </w:pPr>
    </w:p>
    <w:tbl>
      <w:tblPr>
        <w:tblStyle w:val="a"/>
        <w:tblW w:w="4307" w:type="dxa"/>
        <w:tblInd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4"/>
        <w:gridCol w:w="1323"/>
      </w:tblGrid>
      <w:tr w:rsidR="00FE49A8" w14:paraId="1D9E53CD" w14:textId="77777777">
        <w:trPr>
          <w:trHeight w:val="286"/>
        </w:trPr>
        <w:tc>
          <w:tcPr>
            <w:tcW w:w="2984" w:type="dxa"/>
          </w:tcPr>
          <w:p w14:paraId="3BA91061" w14:textId="77777777" w:rsidR="00FE49A8" w:rsidRDefault="00CC1D19">
            <w:pPr>
              <w:pBdr>
                <w:top w:val="nil"/>
                <w:left w:val="nil"/>
                <w:bottom w:val="nil"/>
                <w:right w:val="nil"/>
                <w:between w:val="nil"/>
              </w:pBdr>
              <w:spacing w:line="253" w:lineRule="auto"/>
              <w:ind w:left="8"/>
              <w:jc w:val="center"/>
              <w:rPr>
                <w:b/>
                <w:color w:val="000000"/>
                <w:sz w:val="24"/>
                <w:szCs w:val="24"/>
              </w:rPr>
            </w:pPr>
            <w:r>
              <w:rPr>
                <w:b/>
                <w:color w:val="000000"/>
                <w:sz w:val="24"/>
                <w:szCs w:val="24"/>
              </w:rPr>
              <w:t>Name</w:t>
            </w:r>
          </w:p>
        </w:tc>
        <w:tc>
          <w:tcPr>
            <w:tcW w:w="1323" w:type="dxa"/>
          </w:tcPr>
          <w:p w14:paraId="5FE63579" w14:textId="77777777" w:rsidR="00FE49A8" w:rsidRDefault="00CC1D19">
            <w:pPr>
              <w:pBdr>
                <w:top w:val="nil"/>
                <w:left w:val="nil"/>
                <w:bottom w:val="nil"/>
                <w:right w:val="nil"/>
                <w:between w:val="nil"/>
              </w:pBdr>
              <w:spacing w:line="253" w:lineRule="auto"/>
              <w:ind w:left="8"/>
              <w:jc w:val="center"/>
              <w:rPr>
                <w:b/>
                <w:color w:val="000000"/>
                <w:sz w:val="24"/>
                <w:szCs w:val="24"/>
              </w:rPr>
            </w:pPr>
            <w:r>
              <w:rPr>
                <w:b/>
                <w:color w:val="000000"/>
                <w:sz w:val="24"/>
                <w:szCs w:val="24"/>
              </w:rPr>
              <w:t>ID</w:t>
            </w:r>
          </w:p>
        </w:tc>
      </w:tr>
      <w:tr w:rsidR="00FE49A8" w14:paraId="2A6BF9D6" w14:textId="77777777">
        <w:trPr>
          <w:trHeight w:val="286"/>
        </w:trPr>
        <w:tc>
          <w:tcPr>
            <w:tcW w:w="2984" w:type="dxa"/>
          </w:tcPr>
          <w:p w14:paraId="5E01A814" w14:textId="77777777" w:rsidR="00FE49A8" w:rsidRDefault="00CC1D19" w:rsidP="000D61A5">
            <w:pPr>
              <w:pBdr>
                <w:top w:val="nil"/>
                <w:left w:val="nil"/>
                <w:bottom w:val="nil"/>
                <w:right w:val="nil"/>
                <w:between w:val="nil"/>
              </w:pBdr>
              <w:spacing w:line="253" w:lineRule="auto"/>
              <w:ind w:left="8"/>
              <w:jc w:val="center"/>
              <w:rPr>
                <w:color w:val="000000"/>
                <w:sz w:val="24"/>
                <w:szCs w:val="24"/>
              </w:rPr>
            </w:pPr>
            <w:r>
              <w:rPr>
                <w:sz w:val="24"/>
                <w:szCs w:val="24"/>
              </w:rPr>
              <w:t>Rukonuzzaman Topu</w:t>
            </w:r>
          </w:p>
        </w:tc>
        <w:tc>
          <w:tcPr>
            <w:tcW w:w="1323" w:type="dxa"/>
          </w:tcPr>
          <w:p w14:paraId="0099E17C" w14:textId="77777777" w:rsidR="00FE49A8" w:rsidRDefault="00CC1D19">
            <w:pPr>
              <w:pBdr>
                <w:top w:val="nil"/>
                <w:left w:val="nil"/>
                <w:bottom w:val="nil"/>
                <w:right w:val="nil"/>
                <w:between w:val="nil"/>
              </w:pBdr>
              <w:spacing w:line="253" w:lineRule="auto"/>
              <w:ind w:left="8"/>
              <w:jc w:val="center"/>
              <w:rPr>
                <w:color w:val="000000"/>
                <w:sz w:val="24"/>
                <w:szCs w:val="24"/>
              </w:rPr>
            </w:pPr>
            <w:r>
              <w:rPr>
                <w:color w:val="000000"/>
                <w:sz w:val="24"/>
                <w:szCs w:val="24"/>
              </w:rPr>
              <w:t>2</w:t>
            </w:r>
            <w:r>
              <w:rPr>
                <w:sz w:val="24"/>
                <w:szCs w:val="24"/>
              </w:rPr>
              <w:t>32</w:t>
            </w:r>
            <w:r>
              <w:rPr>
                <w:color w:val="000000"/>
                <w:sz w:val="24"/>
                <w:szCs w:val="24"/>
              </w:rPr>
              <w:t>002</w:t>
            </w:r>
            <w:r>
              <w:rPr>
                <w:sz w:val="24"/>
                <w:szCs w:val="24"/>
              </w:rPr>
              <w:t>280</w:t>
            </w:r>
          </w:p>
        </w:tc>
      </w:tr>
    </w:tbl>
    <w:p w14:paraId="0B5C4B88" w14:textId="77777777" w:rsidR="00FE49A8" w:rsidRDefault="00FE49A8">
      <w:pPr>
        <w:pBdr>
          <w:top w:val="nil"/>
          <w:left w:val="nil"/>
          <w:bottom w:val="nil"/>
          <w:right w:val="nil"/>
          <w:between w:val="nil"/>
        </w:pBdr>
        <w:spacing w:before="202"/>
        <w:rPr>
          <w:color w:val="000000"/>
          <w:sz w:val="28"/>
          <w:szCs w:val="28"/>
        </w:rPr>
      </w:pPr>
    </w:p>
    <w:p w14:paraId="6ECA55A4" w14:textId="77777777" w:rsidR="00FE49A8" w:rsidRDefault="00CC1D19">
      <w:pPr>
        <w:pStyle w:val="Heading4"/>
        <w:spacing w:before="1" w:line="309" w:lineRule="auto"/>
        <w:ind w:firstLine="424"/>
      </w:pPr>
      <w:r>
        <w:t>Submission Date:  30.04.2025</w:t>
      </w:r>
    </w:p>
    <w:p w14:paraId="634463BB" w14:textId="77777777" w:rsidR="00FE49A8" w:rsidRDefault="00CC1D19">
      <w:pPr>
        <w:pStyle w:val="Heading4"/>
        <w:spacing w:line="309" w:lineRule="auto"/>
        <w:ind w:left="435"/>
      </w:pPr>
      <w:r>
        <w:t>Course Teacher’s Name: Farjana Akter Jui</w:t>
      </w:r>
    </w:p>
    <w:p w14:paraId="51B2FBC9" w14:textId="77777777" w:rsidR="00FE49A8" w:rsidRDefault="00FE49A8">
      <w:pPr>
        <w:pBdr>
          <w:top w:val="nil"/>
          <w:left w:val="nil"/>
          <w:bottom w:val="nil"/>
          <w:right w:val="nil"/>
          <w:between w:val="nil"/>
        </w:pBdr>
        <w:spacing w:before="147"/>
        <w:rPr>
          <w:rFonts w:ascii="Cambria" w:eastAsia="Cambria" w:hAnsi="Cambria" w:cs="Cambria"/>
          <w:i/>
          <w:color w:val="000000"/>
          <w:sz w:val="28"/>
          <w:szCs w:val="28"/>
        </w:rPr>
      </w:pPr>
    </w:p>
    <w:p w14:paraId="5A723BB7" w14:textId="77777777" w:rsidR="00FE49A8" w:rsidRDefault="00CC1D19">
      <w:pPr>
        <w:pStyle w:val="Heading3"/>
        <w:ind w:firstLine="457"/>
      </w:pPr>
      <w:r>
        <w:t xml:space="preserve">[For teachers use only: </w:t>
      </w:r>
      <w:r>
        <w:rPr>
          <w:color w:val="FF0000"/>
        </w:rPr>
        <w:t>Don’t write anything inside this box]</w:t>
      </w:r>
    </w:p>
    <w:p w14:paraId="6B69B252" w14:textId="77777777" w:rsidR="00FE49A8" w:rsidRDefault="00FE49A8">
      <w:pPr>
        <w:pBdr>
          <w:top w:val="nil"/>
          <w:left w:val="nil"/>
          <w:bottom w:val="nil"/>
          <w:right w:val="nil"/>
          <w:between w:val="nil"/>
        </w:pBdr>
        <w:rPr>
          <w:color w:val="000000"/>
          <w:sz w:val="20"/>
          <w:szCs w:val="20"/>
        </w:rPr>
      </w:pPr>
    </w:p>
    <w:p w14:paraId="50EAE1A2" w14:textId="77777777" w:rsidR="00FE49A8" w:rsidRDefault="00FE49A8">
      <w:pPr>
        <w:pBdr>
          <w:top w:val="nil"/>
          <w:left w:val="nil"/>
          <w:bottom w:val="nil"/>
          <w:right w:val="nil"/>
          <w:between w:val="nil"/>
        </w:pBdr>
        <w:rPr>
          <w:color w:val="000000"/>
          <w:sz w:val="20"/>
          <w:szCs w:val="20"/>
        </w:rPr>
      </w:pPr>
    </w:p>
    <w:p w14:paraId="5DDEE8C7" w14:textId="77777777" w:rsidR="00FE49A8" w:rsidRDefault="00FE49A8">
      <w:pPr>
        <w:pBdr>
          <w:top w:val="nil"/>
          <w:left w:val="nil"/>
          <w:bottom w:val="nil"/>
          <w:right w:val="nil"/>
          <w:between w:val="nil"/>
        </w:pBdr>
        <w:rPr>
          <w:color w:val="000000"/>
          <w:sz w:val="20"/>
          <w:szCs w:val="20"/>
        </w:rPr>
      </w:pPr>
    </w:p>
    <w:p w14:paraId="4B950DD5" w14:textId="77777777" w:rsidR="00FE49A8" w:rsidRDefault="00FE49A8">
      <w:pPr>
        <w:pBdr>
          <w:top w:val="nil"/>
          <w:left w:val="nil"/>
          <w:bottom w:val="nil"/>
          <w:right w:val="nil"/>
          <w:between w:val="nil"/>
        </w:pBdr>
        <w:rPr>
          <w:color w:val="000000"/>
          <w:sz w:val="20"/>
          <w:szCs w:val="20"/>
        </w:rPr>
      </w:pPr>
    </w:p>
    <w:p w14:paraId="304081AA" w14:textId="77777777" w:rsidR="00FE49A8" w:rsidRDefault="00FE49A8">
      <w:pPr>
        <w:pBdr>
          <w:top w:val="nil"/>
          <w:left w:val="nil"/>
          <w:bottom w:val="nil"/>
          <w:right w:val="nil"/>
          <w:between w:val="nil"/>
        </w:pBdr>
        <w:rPr>
          <w:color w:val="000000"/>
          <w:sz w:val="20"/>
          <w:szCs w:val="20"/>
        </w:rPr>
      </w:pPr>
    </w:p>
    <w:p w14:paraId="35BB3611" w14:textId="77777777" w:rsidR="00FE49A8" w:rsidRDefault="00CC1D19">
      <w:pPr>
        <w:pBdr>
          <w:top w:val="nil"/>
          <w:left w:val="nil"/>
          <w:bottom w:val="nil"/>
          <w:right w:val="nil"/>
          <w:between w:val="nil"/>
        </w:pBdr>
        <w:spacing w:before="88"/>
        <w:rPr>
          <w:color w:val="000000"/>
          <w:sz w:val="20"/>
          <w:szCs w:val="20"/>
        </w:rPr>
        <w:sectPr w:rsidR="00FE49A8">
          <w:pgSz w:w="11910" w:h="16840"/>
          <w:pgMar w:top="1640" w:right="425" w:bottom="280" w:left="1700" w:header="360" w:footer="360" w:gutter="0"/>
          <w:pgNumType w:start="1"/>
          <w:cols w:space="720"/>
        </w:sectPr>
      </w:pPr>
      <w:r>
        <w:rPr>
          <w:noProof/>
        </w:rPr>
        <mc:AlternateContent>
          <mc:Choice Requires="wpg">
            <w:drawing>
              <wp:anchor distT="0" distB="0" distL="0" distR="0" simplePos="0" relativeHeight="251660288" behindDoc="0" locked="0" layoutInCell="1" hidden="0" allowOverlap="1" wp14:anchorId="376295ED" wp14:editId="5C1E7E1C">
                <wp:simplePos x="0" y="0"/>
                <wp:positionH relativeFrom="column">
                  <wp:posOffset>50800</wp:posOffset>
                </wp:positionH>
                <wp:positionV relativeFrom="paragraph">
                  <wp:posOffset>215900</wp:posOffset>
                </wp:positionV>
                <wp:extent cx="5534025" cy="1122680"/>
                <wp:effectExtent l="0" t="0" r="0" b="0"/>
                <wp:wrapTopAndBottom distT="0" distB="0"/>
                <wp:docPr id="6" name="Group 6"/>
                <wp:cNvGraphicFramePr/>
                <a:graphic xmlns:a="http://schemas.openxmlformats.org/drawingml/2006/main">
                  <a:graphicData uri="http://schemas.microsoft.com/office/word/2010/wordprocessingGroup">
                    <wpg:wgp>
                      <wpg:cNvGrpSpPr/>
                      <wpg:grpSpPr>
                        <a:xfrm>
                          <a:off x="0" y="0"/>
                          <a:ext cx="5534025" cy="1122680"/>
                          <a:chOff x="2576750" y="3216400"/>
                          <a:chExt cx="5538475" cy="1126600"/>
                        </a:xfrm>
                      </wpg:grpSpPr>
                      <wpg:grpSp>
                        <wpg:cNvPr id="3" name="Group 3"/>
                        <wpg:cNvGrpSpPr/>
                        <wpg:grpSpPr>
                          <a:xfrm>
                            <a:off x="2578988" y="3218660"/>
                            <a:ext cx="5534025" cy="1122675"/>
                            <a:chOff x="0" y="0"/>
                            <a:chExt cx="5534025" cy="1122675"/>
                          </a:xfrm>
                        </wpg:grpSpPr>
                        <wps:wsp>
                          <wps:cNvPr id="5" name="Rectangle 5"/>
                          <wps:cNvSpPr/>
                          <wps:spPr>
                            <a:xfrm>
                              <a:off x="0" y="0"/>
                              <a:ext cx="5534025" cy="1122675"/>
                            </a:xfrm>
                            <a:prstGeom prst="rect">
                              <a:avLst/>
                            </a:prstGeom>
                            <a:noFill/>
                            <a:ln>
                              <a:noFill/>
                            </a:ln>
                          </wps:spPr>
                          <wps:txbx>
                            <w:txbxContent>
                              <w:p w14:paraId="7A247C99" w14:textId="77777777" w:rsidR="00FE49A8" w:rsidRDefault="00FE49A8">
                                <w:pPr>
                                  <w:textDirection w:val="btLr"/>
                                </w:pPr>
                              </w:p>
                            </w:txbxContent>
                          </wps:txbx>
                          <wps:bodyPr spcFirstLastPara="1" wrap="square" lIns="91425" tIns="91425" rIns="91425" bIns="91425" anchor="ctr" anchorCtr="0">
                            <a:noAutofit/>
                          </wps:bodyPr>
                        </wps:wsp>
                        <wps:wsp>
                          <wps:cNvPr id="7" name="Freeform: Shape 7"/>
                          <wps:cNvSpPr/>
                          <wps:spPr>
                            <a:xfrm>
                              <a:off x="0" y="380657"/>
                              <a:ext cx="5534025" cy="1270"/>
                            </a:xfrm>
                            <a:custGeom>
                              <a:avLst/>
                              <a:gdLst/>
                              <a:ahLst/>
                              <a:cxnLst/>
                              <a:rect l="l" t="t" r="r" b="b"/>
                              <a:pathLst>
                                <a:path w="5534025" h="120000" extrusionOk="0">
                                  <a:moveTo>
                                    <a:pt x="0" y="0"/>
                                  </a:moveTo>
                                  <a:lnTo>
                                    <a:pt x="553378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2527" y="383184"/>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5531256" y="383184"/>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2527" y="566648"/>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5531256" y="566648"/>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2527" y="750100"/>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5531256" y="750100"/>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2527" y="933564"/>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5531256" y="933564"/>
                              <a:ext cx="1270" cy="183515"/>
                            </a:xfrm>
                            <a:custGeom>
                              <a:avLst/>
                              <a:gdLst/>
                              <a:ahLst/>
                              <a:cxnLst/>
                              <a:rect l="l" t="t" r="r" b="b"/>
                              <a:pathLst>
                                <a:path w="120000" h="183515" extrusionOk="0">
                                  <a:moveTo>
                                    <a:pt x="0" y="183464"/>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0" y="1119555"/>
                              <a:ext cx="5534025" cy="1270"/>
                            </a:xfrm>
                            <a:custGeom>
                              <a:avLst/>
                              <a:gdLst/>
                              <a:ahLst/>
                              <a:cxnLst/>
                              <a:rect l="l" t="t" r="r" b="b"/>
                              <a:pathLst>
                                <a:path w="5534025" h="120000" extrusionOk="0">
                                  <a:moveTo>
                                    <a:pt x="0" y="0"/>
                                  </a:moveTo>
                                  <a:lnTo>
                                    <a:pt x="553378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Rectangle 18"/>
                          <wps:cNvSpPr/>
                          <wps:spPr>
                            <a:xfrm>
                              <a:off x="2932817" y="365849"/>
                              <a:ext cx="693420" cy="564515"/>
                            </a:xfrm>
                            <a:prstGeom prst="rect">
                              <a:avLst/>
                            </a:prstGeom>
                            <a:noFill/>
                            <a:ln>
                              <a:noFill/>
                            </a:ln>
                          </wps:spPr>
                          <wps:txbx>
                            <w:txbxContent>
                              <w:p w14:paraId="239AC82B" w14:textId="77777777" w:rsidR="00FE49A8" w:rsidRDefault="00CC1D19">
                                <w:pPr>
                                  <w:spacing w:before="5"/>
                                  <w:textDirection w:val="btLr"/>
                                </w:pPr>
                                <w:r>
                                  <w:rPr>
                                    <w:b/>
                                    <w:color w:val="000000"/>
                                    <w:sz w:val="24"/>
                                  </w:rPr>
                                  <w:t>Signature:</w:t>
                                </w:r>
                              </w:p>
                              <w:p w14:paraId="03FDE9A6" w14:textId="77777777" w:rsidR="00FE49A8" w:rsidRDefault="00FE49A8">
                                <w:pPr>
                                  <w:spacing w:before="25"/>
                                  <w:textDirection w:val="btLr"/>
                                </w:pPr>
                              </w:p>
                              <w:p w14:paraId="3EF9387B" w14:textId="77777777" w:rsidR="00FE49A8" w:rsidRDefault="00CC1D19">
                                <w:pPr>
                                  <w:textDirection w:val="btLr"/>
                                </w:pPr>
                                <w:r>
                                  <w:rPr>
                                    <w:b/>
                                    <w:color w:val="000000"/>
                                    <w:sz w:val="24"/>
                                  </w:rPr>
                                  <w:t>Date:</w:t>
                                </w:r>
                              </w:p>
                            </w:txbxContent>
                          </wps:txbx>
                          <wps:bodyPr spcFirstLastPara="1" wrap="square" lIns="0" tIns="0" rIns="0" bIns="0" anchor="t" anchorCtr="0">
                            <a:noAutofit/>
                          </wps:bodyPr>
                        </wps:wsp>
                        <wps:wsp>
                          <wps:cNvPr id="19" name="Rectangle 19"/>
                          <wps:cNvSpPr/>
                          <wps:spPr>
                            <a:xfrm>
                              <a:off x="80975" y="365849"/>
                              <a:ext cx="763270" cy="564515"/>
                            </a:xfrm>
                            <a:prstGeom prst="rect">
                              <a:avLst/>
                            </a:prstGeom>
                            <a:noFill/>
                            <a:ln>
                              <a:noFill/>
                            </a:ln>
                          </wps:spPr>
                          <wps:txbx>
                            <w:txbxContent>
                              <w:p w14:paraId="528C2257" w14:textId="77777777" w:rsidR="00FE49A8" w:rsidRDefault="00CC1D19">
                                <w:pPr>
                                  <w:spacing w:before="5"/>
                                  <w:textDirection w:val="btLr"/>
                                </w:pPr>
                                <w:r>
                                  <w:rPr>
                                    <w:b/>
                                    <w:color w:val="000000"/>
                                    <w:sz w:val="24"/>
                                  </w:rPr>
                                  <w:t>Marks:</w:t>
                                </w:r>
                              </w:p>
                              <w:p w14:paraId="650E56C5" w14:textId="77777777" w:rsidR="00FE49A8" w:rsidRDefault="00FE49A8">
                                <w:pPr>
                                  <w:spacing w:before="25"/>
                                  <w:textDirection w:val="btLr"/>
                                </w:pPr>
                              </w:p>
                              <w:p w14:paraId="7223A45F" w14:textId="77777777" w:rsidR="00FE49A8" w:rsidRDefault="00CC1D19">
                                <w:pPr>
                                  <w:textDirection w:val="btLr"/>
                                </w:pPr>
                                <w:r>
                                  <w:rPr>
                                    <w:b/>
                                    <w:color w:val="000000"/>
                                    <w:sz w:val="24"/>
                                  </w:rPr>
                                  <w:t>Comments:</w:t>
                                </w:r>
                              </w:p>
                            </w:txbxContent>
                          </wps:txbx>
                          <wps:bodyPr spcFirstLastPara="1" wrap="square" lIns="0" tIns="0" rIns="0" bIns="0" anchor="t" anchorCtr="0">
                            <a:noAutofit/>
                          </wps:bodyPr>
                        </wps:wsp>
                        <wps:wsp>
                          <wps:cNvPr id="20" name="Rectangle 20"/>
                          <wps:cNvSpPr/>
                          <wps:spPr>
                            <a:xfrm>
                              <a:off x="2527" y="2527"/>
                              <a:ext cx="5528945" cy="378460"/>
                            </a:xfrm>
                            <a:prstGeom prst="rect">
                              <a:avLst/>
                            </a:prstGeom>
                            <a:noFill/>
                            <a:ln w="9525" cap="flat" cmpd="sng">
                              <a:solidFill>
                                <a:srgbClr val="000000"/>
                              </a:solidFill>
                              <a:prstDash val="solid"/>
                              <a:round/>
                              <a:headEnd type="none" w="sm" len="sm"/>
                              <a:tailEnd type="none" w="sm" len="sm"/>
                            </a:ln>
                          </wps:spPr>
                          <wps:txbx>
                            <w:txbxContent>
                              <w:p w14:paraId="472D6370" w14:textId="77777777" w:rsidR="00FE49A8" w:rsidRDefault="00CC1D19">
                                <w:pPr>
                                  <w:spacing w:line="254" w:lineRule="auto"/>
                                  <w:jc w:val="center"/>
                                  <w:textDirection w:val="btLr"/>
                                </w:pPr>
                                <w:r>
                                  <w:rPr>
                                    <w:b/>
                                    <w:color w:val="000000"/>
                                    <w:sz w:val="24"/>
                                    <w:u w:val="single"/>
                                  </w:rPr>
                                  <w:t>Lab Project Status</w:t>
                                </w:r>
                              </w:p>
                            </w:txbxContent>
                          </wps:txbx>
                          <wps:bodyPr spcFirstLastPara="1" wrap="square" lIns="0" tIns="0" rIns="0" bIns="0" anchor="t" anchorCtr="0">
                            <a:noAutofit/>
                          </wps:bodyPr>
                        </wps:wsp>
                      </wpg:grpSp>
                    </wpg:wgp>
                  </a:graphicData>
                </a:graphic>
              </wp:anchor>
            </w:drawing>
          </mc:Choice>
          <mc:Fallback>
            <w:pict>
              <v:group w14:anchorId="376295ED" id="Group 6" o:spid="_x0000_s1026" style="position:absolute;margin-left:4pt;margin-top:17pt;width:435.75pt;height:88.4pt;z-index:251660288;mso-wrap-distance-left:0;mso-wrap-distance-right:0" coordorigin="25767,32164" coordsize="55384,1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">
                <v:group id="Group 3" o:spid="_x0000_s1027" style="position:absolute;left:25789;top:32186;width:55341;height:11227" coordsize="55340,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 o:spid="_x0000_s1028" style="position:absolute;width:55340;height:11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A247C99" w14:textId="77777777" w:rsidR="00FE49A8" w:rsidRDefault="00FE49A8">
                          <w:pPr>
                            <w:textDirection w:val="btLr"/>
                          </w:pPr>
                        </w:p>
                      </w:txbxContent>
                    </v:textbox>
                  </v:rect>
                  <v:shape id="Freeform: Shape 7" o:spid="_x0000_s1029" style="position:absolute;top:3806;width:55340;height:13;visibility:visible;mso-wrap-style:square;v-text-anchor:middle" coordsize="553402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" path="m,l5533783,e" filled="f">
                    <v:stroke startarrowwidth="narrow" startarrowlength="short" endarrowwidth="narrow" endarrowlength="short"/>
                    <v:path arrowok="t" o:extrusionok="f"/>
                  </v:shape>
                  <v:shape id="Freeform: Shape 8" o:spid="_x0000_s1030" style="position:absolute;left:25;top:3831;width:12;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" path="m,183464l,e" filled="f">
                    <v:stroke startarrowwidth="narrow" startarrowlength="short" endarrowwidth="narrow" endarrowlength="short"/>
                    <v:path arrowok="t" o:extrusionok="f"/>
                  </v:shape>
                  <v:shape id="Freeform: Shape 9" o:spid="_x0000_s1031" style="position:absolute;left:55312;top:3831;width:13;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" path="m,183464l,e" filled="f">
                    <v:stroke startarrowwidth="narrow" startarrowlength="short" endarrowwidth="narrow" endarrowlength="short"/>
                    <v:path arrowok="t" o:extrusionok="f"/>
                  </v:shape>
                  <v:shape id="Freeform: Shape 10" o:spid="_x0000_s1032" style="position:absolute;left:25;top:5666;width:12;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" path="m,183464l,e" filled="f">
                    <v:stroke startarrowwidth="narrow" startarrowlength="short" endarrowwidth="narrow" endarrowlength="short"/>
                    <v:path arrowok="t" o:extrusionok="f"/>
                  </v:shape>
                  <v:shape id="Freeform: Shape 11" o:spid="_x0000_s1033" style="position:absolute;left:55312;top:5666;width:13;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" path="m,183464l,e" filled="f">
                    <v:stroke startarrowwidth="narrow" startarrowlength="short" endarrowwidth="narrow" endarrowlength="short"/>
                    <v:path arrowok="t" o:extrusionok="f"/>
                  </v:shape>
                  <v:shape id="Freeform: Shape 12" o:spid="_x0000_s1034" style="position:absolute;left:25;top:7501;width:12;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" path="m,183464l,e" filled="f">
                    <v:stroke startarrowwidth="narrow" startarrowlength="short" endarrowwidth="narrow" endarrowlength="short"/>
                    <v:path arrowok="t" o:extrusionok="f"/>
                  </v:shape>
                  <v:shape id="Freeform: Shape 13" o:spid="_x0000_s1035" style="position:absolute;left:55312;top:7501;width:13;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" path="m,183464l,e" filled="f">
                    <v:stroke startarrowwidth="narrow" startarrowlength="short" endarrowwidth="narrow" endarrowlength="short"/>
                    <v:path arrowok="t" o:extrusionok="f"/>
                  </v:shape>
                  <v:shape id="Freeform: Shape 14" o:spid="_x0000_s1036" style="position:absolute;left:25;top:9335;width:12;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" path="m,183464l,e" filled="f">
                    <v:stroke startarrowwidth="narrow" startarrowlength="short" endarrowwidth="narrow" endarrowlength="short"/>
                    <v:path arrowok="t" o:extrusionok="f"/>
                  </v:shape>
                  <v:shape id="Freeform: Shape 15" o:spid="_x0000_s1037" style="position:absolute;left:55312;top:9335;width:13;height:1835;visibility:visible;mso-wrap-style:square;v-text-anchor:middle" coordsize="12000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" path="m,183464l,e" filled="f">
                    <v:stroke startarrowwidth="narrow" startarrowlength="short" endarrowwidth="narrow" endarrowlength="short"/>
                    <v:path arrowok="t" o:extrusionok="f"/>
                  </v:shape>
                  <v:shape id="Freeform: Shape 17" o:spid="_x0000_s1038" style="position:absolute;top:11195;width:55340;height:13;visibility:visible;mso-wrap-style:square;v-text-anchor:middle" coordsize="553402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" path="m,l5533783,e" filled="f">
                    <v:stroke startarrowwidth="narrow" startarrowlength="short" endarrowwidth="narrow" endarrowlength="short"/>
                    <v:path arrowok="t" o:extrusionok="f"/>
                  </v:shape>
                  <v:rect id="Rectangle 18" o:spid="_x0000_s1039" style="position:absolute;left:29328;top:3658;width:6934;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39AC82B" w14:textId="77777777" w:rsidR="00FE49A8" w:rsidRDefault="00CC1D19">
                          <w:pPr>
                            <w:spacing w:before="5"/>
                            <w:textDirection w:val="btLr"/>
                          </w:pPr>
                          <w:r>
                            <w:rPr>
                              <w:b/>
                              <w:color w:val="000000"/>
                              <w:sz w:val="24"/>
                            </w:rPr>
                            <w:t>Signature:</w:t>
                          </w:r>
                        </w:p>
                        <w:p w14:paraId="03FDE9A6" w14:textId="77777777" w:rsidR="00FE49A8" w:rsidRDefault="00FE49A8">
                          <w:pPr>
                            <w:spacing w:before="25"/>
                            <w:textDirection w:val="btLr"/>
                          </w:pPr>
                        </w:p>
                        <w:p w14:paraId="3EF9387B" w14:textId="77777777" w:rsidR="00FE49A8" w:rsidRDefault="00CC1D19">
                          <w:pPr>
                            <w:textDirection w:val="btLr"/>
                          </w:pPr>
                          <w:r>
                            <w:rPr>
                              <w:b/>
                              <w:color w:val="000000"/>
                              <w:sz w:val="24"/>
                            </w:rPr>
                            <w:t>Date:</w:t>
                          </w:r>
                        </w:p>
                      </w:txbxContent>
                    </v:textbox>
                  </v:rect>
                  <v:rect id="Rectangle 19" o:spid="_x0000_s1040" style="position:absolute;left:809;top:3658;width:7633;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28C2257" w14:textId="77777777" w:rsidR="00FE49A8" w:rsidRDefault="00CC1D19">
                          <w:pPr>
                            <w:spacing w:before="5"/>
                            <w:textDirection w:val="btLr"/>
                          </w:pPr>
                          <w:r>
                            <w:rPr>
                              <w:b/>
                              <w:color w:val="000000"/>
                              <w:sz w:val="24"/>
                            </w:rPr>
                            <w:t>Marks:</w:t>
                          </w:r>
                        </w:p>
                        <w:p w14:paraId="650E56C5" w14:textId="77777777" w:rsidR="00FE49A8" w:rsidRDefault="00FE49A8">
                          <w:pPr>
                            <w:spacing w:before="25"/>
                            <w:textDirection w:val="btLr"/>
                          </w:pPr>
                        </w:p>
                        <w:p w14:paraId="7223A45F" w14:textId="77777777" w:rsidR="00FE49A8" w:rsidRDefault="00CC1D19">
                          <w:pPr>
                            <w:textDirection w:val="btLr"/>
                          </w:pPr>
                          <w:r>
                            <w:rPr>
                              <w:b/>
                              <w:color w:val="000000"/>
                              <w:sz w:val="24"/>
                            </w:rPr>
                            <w:t>Comments:</w:t>
                          </w:r>
                        </w:p>
                      </w:txbxContent>
                    </v:textbox>
                  </v:rect>
                  <v:rect id="Rectangle 20" o:spid="_x0000_s1041" style="position:absolute;left:25;top:25;width:552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" filled="f">
                    <v:stroke startarrowwidth="narrow" startarrowlength="short" endarrowwidth="narrow" endarrowlength="short" joinstyle="round"/>
                    <v:textbox inset="0,0,0,0">
                      <w:txbxContent>
                        <w:p w14:paraId="472D6370" w14:textId="77777777" w:rsidR="00FE49A8" w:rsidRDefault="00CC1D19">
                          <w:pPr>
                            <w:spacing w:line="254" w:lineRule="auto"/>
                            <w:jc w:val="center"/>
                            <w:textDirection w:val="btLr"/>
                          </w:pPr>
                          <w:r>
                            <w:rPr>
                              <w:b/>
                              <w:color w:val="000000"/>
                              <w:sz w:val="24"/>
                              <w:u w:val="single"/>
                            </w:rPr>
                            <w:t>Lab Project Status</w:t>
                          </w:r>
                        </w:p>
                      </w:txbxContent>
                    </v:textbox>
                  </v:rect>
                </v:group>
                <w10:wrap type="topAndBottom"/>
              </v:group>
            </w:pict>
          </mc:Fallback>
        </mc:AlternateContent>
      </w:r>
    </w:p>
    <w:p w14:paraId="6A1605D0" w14:textId="77777777" w:rsidR="00FE49A8" w:rsidRDefault="00FE49A8">
      <w:pPr>
        <w:pBdr>
          <w:top w:val="nil"/>
          <w:left w:val="nil"/>
          <w:bottom w:val="nil"/>
          <w:right w:val="nil"/>
          <w:between w:val="nil"/>
        </w:pBdr>
        <w:spacing w:before="431"/>
        <w:rPr>
          <w:color w:val="000000"/>
          <w:sz w:val="49"/>
          <w:szCs w:val="49"/>
        </w:rPr>
      </w:pPr>
    </w:p>
    <w:p w14:paraId="69E9DC05" w14:textId="77777777" w:rsidR="00FE49A8" w:rsidRDefault="00CC1D19">
      <w:pPr>
        <w:ind w:left="97"/>
        <w:rPr>
          <w:b/>
          <w:sz w:val="49"/>
          <w:szCs w:val="49"/>
        </w:rPr>
      </w:pPr>
      <w:r>
        <w:rPr>
          <w:b/>
          <w:sz w:val="49"/>
          <w:szCs w:val="49"/>
        </w:rPr>
        <w:t>Contents</w:t>
      </w:r>
    </w:p>
    <w:p w14:paraId="4BAA9564" w14:textId="77777777" w:rsidR="00FE49A8" w:rsidRDefault="00FE49A8">
      <w:pPr>
        <w:pBdr>
          <w:top w:val="nil"/>
          <w:left w:val="nil"/>
          <w:bottom w:val="nil"/>
          <w:right w:val="nil"/>
          <w:between w:val="nil"/>
        </w:pBdr>
        <w:spacing w:before="549"/>
        <w:rPr>
          <w:b/>
          <w:color w:val="000000"/>
          <w:sz w:val="49"/>
          <w:szCs w:val="49"/>
        </w:rPr>
        <w:sectPr w:rsidR="00FE49A8">
          <w:footerReference w:type="default" r:id="rId9"/>
          <w:pgSz w:w="11910" w:h="16840"/>
          <w:pgMar w:top="1920" w:right="425" w:bottom="1879" w:left="1700" w:header="0" w:footer="863" w:gutter="0"/>
          <w:pgNumType w:start="1"/>
          <w:cols w:space="720"/>
        </w:sectPr>
      </w:pPr>
    </w:p>
    <w:p w14:paraId="6A31F48B" w14:textId="77777777" w:rsidR="00FE49A8" w:rsidRDefault="00B6394C">
      <w:pPr>
        <w:numPr>
          <w:ilvl w:val="0"/>
          <w:numId w:val="13"/>
        </w:numPr>
        <w:pBdr>
          <w:top w:val="nil"/>
          <w:left w:val="nil"/>
          <w:bottom w:val="nil"/>
          <w:right w:val="nil"/>
          <w:between w:val="nil"/>
        </w:pBdr>
        <w:tabs>
          <w:tab w:val="left" w:pos="455"/>
          <w:tab w:val="right" w:pos="8408"/>
        </w:tabs>
        <w:ind w:hanging="358"/>
      </w:pPr>
      <w:hyperlink w:anchor="_3bwgu63zw3i3">
        <w:r w:rsidR="00CC1D19">
          <w:rPr>
            <w:b/>
            <w:color w:val="000000"/>
            <w:sz w:val="24"/>
            <w:szCs w:val="24"/>
          </w:rPr>
          <w:t>Introduction</w:t>
        </w:r>
      </w:hyperlink>
      <w:r w:rsidR="00CC1D19">
        <w:rPr>
          <w:color w:val="000000"/>
          <w:sz w:val="24"/>
          <w:szCs w:val="24"/>
        </w:rPr>
        <w:tab/>
      </w:r>
      <w:r w:rsidR="00CC1D19">
        <w:rPr>
          <w:b/>
          <w:color w:val="000000"/>
          <w:sz w:val="24"/>
          <w:szCs w:val="24"/>
        </w:rPr>
        <w:t>3</w:t>
      </w:r>
    </w:p>
    <w:p w14:paraId="197F62D2"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vhrbgemsn1cm">
        <w:r w:rsidR="00CC1D19">
          <w:rPr>
            <w:color w:val="000000"/>
            <w:sz w:val="24"/>
            <w:szCs w:val="24"/>
          </w:rPr>
          <w:t>Overview</w:t>
        </w:r>
      </w:hyperlink>
      <w:r w:rsidR="00CC1D19">
        <w:rPr>
          <w:color w:val="000000"/>
          <w:sz w:val="24"/>
          <w:szCs w:val="24"/>
        </w:rPr>
        <w:tab/>
        <w:t>3</w:t>
      </w:r>
    </w:p>
    <w:p w14:paraId="46FEE276"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7u6x6ida673u">
        <w:r w:rsidR="00CC1D19">
          <w:rPr>
            <w:color w:val="000000"/>
            <w:sz w:val="24"/>
            <w:szCs w:val="24"/>
          </w:rPr>
          <w:t>Motivation</w:t>
        </w:r>
      </w:hyperlink>
      <w:r w:rsidR="00CC1D19">
        <w:rPr>
          <w:color w:val="000000"/>
          <w:sz w:val="24"/>
          <w:szCs w:val="24"/>
        </w:rPr>
        <w:tab/>
        <w:t>3</w:t>
      </w:r>
    </w:p>
    <w:p w14:paraId="3B42B058"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t7kloktsctf">
        <w:r w:rsidR="00CC1D19">
          <w:rPr>
            <w:color w:val="000000"/>
            <w:sz w:val="24"/>
            <w:szCs w:val="24"/>
          </w:rPr>
          <w:t>Problem Definition</w:t>
        </w:r>
      </w:hyperlink>
      <w:r w:rsidR="00CC1D19">
        <w:rPr>
          <w:color w:val="000000"/>
          <w:sz w:val="24"/>
          <w:szCs w:val="24"/>
        </w:rPr>
        <w:tab/>
        <w:t>3</w:t>
      </w:r>
    </w:p>
    <w:p w14:paraId="0873F3E4"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4r2anmuca0s8">
        <w:r w:rsidR="00CC1D19">
          <w:rPr>
            <w:color w:val="000000"/>
            <w:sz w:val="24"/>
            <w:szCs w:val="24"/>
          </w:rPr>
          <w:t>Problem Statement</w:t>
        </w:r>
      </w:hyperlink>
      <w:r w:rsidR="00CC1D19">
        <w:rPr>
          <w:color w:val="000000"/>
          <w:sz w:val="24"/>
          <w:szCs w:val="24"/>
        </w:rPr>
        <w:tab/>
        <w:t>3</w:t>
      </w:r>
    </w:p>
    <w:p w14:paraId="63603616"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okhw6d97mphx">
        <w:r w:rsidR="00CC1D19">
          <w:rPr>
            <w:color w:val="000000"/>
            <w:sz w:val="24"/>
            <w:szCs w:val="24"/>
          </w:rPr>
          <w:t>Design Goals/Objectives</w:t>
        </w:r>
      </w:hyperlink>
      <w:r w:rsidR="00CC1D19">
        <w:rPr>
          <w:color w:val="000000"/>
          <w:sz w:val="24"/>
          <w:szCs w:val="24"/>
        </w:rPr>
        <w:tab/>
        <w:t>4</w:t>
      </w:r>
    </w:p>
    <w:p w14:paraId="7D07D609"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nhd19fjcznos">
        <w:r w:rsidR="00CC1D19">
          <w:rPr>
            <w:color w:val="000000"/>
            <w:sz w:val="24"/>
            <w:szCs w:val="24"/>
          </w:rPr>
          <w:t>Application</w:t>
        </w:r>
      </w:hyperlink>
      <w:r w:rsidR="00CC1D19">
        <w:rPr>
          <w:color w:val="000000"/>
          <w:sz w:val="24"/>
          <w:szCs w:val="24"/>
        </w:rPr>
        <w:tab/>
        <w:t>4</w:t>
      </w:r>
    </w:p>
    <w:p w14:paraId="30AB14A0" w14:textId="77777777" w:rsidR="00FE49A8" w:rsidRDefault="00B6394C">
      <w:pPr>
        <w:numPr>
          <w:ilvl w:val="0"/>
          <w:numId w:val="13"/>
        </w:numPr>
        <w:pBdr>
          <w:top w:val="nil"/>
          <w:left w:val="nil"/>
          <w:bottom w:val="nil"/>
          <w:right w:val="nil"/>
          <w:between w:val="nil"/>
        </w:pBdr>
        <w:tabs>
          <w:tab w:val="left" w:pos="455"/>
          <w:tab w:val="right" w:pos="8408"/>
        </w:tabs>
        <w:spacing w:before="369"/>
        <w:ind w:hanging="358"/>
      </w:pPr>
      <w:hyperlink w:anchor="_g5s4tsu1fkrm">
        <w:r w:rsidR="00CC1D19">
          <w:rPr>
            <w:b/>
            <w:color w:val="000000"/>
            <w:sz w:val="24"/>
            <w:szCs w:val="24"/>
          </w:rPr>
          <w:t>Design/Development/Implementation of the Project</w:t>
        </w:r>
      </w:hyperlink>
      <w:r w:rsidR="00CC1D19">
        <w:rPr>
          <w:color w:val="000000"/>
          <w:sz w:val="24"/>
          <w:szCs w:val="24"/>
        </w:rPr>
        <w:tab/>
      </w:r>
      <w:r w:rsidR="00CC1D19">
        <w:rPr>
          <w:b/>
          <w:color w:val="000000"/>
          <w:sz w:val="24"/>
          <w:szCs w:val="24"/>
        </w:rPr>
        <w:t>5</w:t>
      </w:r>
    </w:p>
    <w:p w14:paraId="2E43139F"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913j12p26fqn">
        <w:r w:rsidR="00CC1D19">
          <w:rPr>
            <w:color w:val="000000"/>
            <w:sz w:val="24"/>
            <w:szCs w:val="24"/>
          </w:rPr>
          <w:t>Introduction</w:t>
        </w:r>
      </w:hyperlink>
      <w:r w:rsidR="00CC1D19">
        <w:rPr>
          <w:color w:val="000000"/>
          <w:sz w:val="24"/>
          <w:szCs w:val="24"/>
        </w:rPr>
        <w:tab/>
        <w:t>5</w:t>
      </w:r>
    </w:p>
    <w:p w14:paraId="5E5477E7"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nl0bwkjs5qqt">
        <w:r w:rsidR="00CC1D19">
          <w:rPr>
            <w:color w:val="000000"/>
            <w:sz w:val="24"/>
            <w:szCs w:val="24"/>
          </w:rPr>
          <w:t>Project Details</w:t>
        </w:r>
      </w:hyperlink>
      <w:r w:rsidR="00CC1D19">
        <w:rPr>
          <w:color w:val="000000"/>
          <w:sz w:val="24"/>
          <w:szCs w:val="24"/>
        </w:rPr>
        <w:tab/>
        <w:t>5</w:t>
      </w:r>
    </w:p>
    <w:p w14:paraId="6988BB26"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7o64if4alua1">
        <w:r w:rsidR="00CC1D19">
          <w:rPr>
            <w:color w:val="000000"/>
            <w:sz w:val="24"/>
            <w:szCs w:val="24"/>
          </w:rPr>
          <w:t>Key Features</w:t>
        </w:r>
      </w:hyperlink>
      <w:r w:rsidR="00CC1D19">
        <w:rPr>
          <w:color w:val="000000"/>
          <w:sz w:val="24"/>
          <w:szCs w:val="24"/>
        </w:rPr>
        <w:tab/>
        <w:t>5</w:t>
      </w:r>
    </w:p>
    <w:p w14:paraId="3D807FAA" w14:textId="77777777" w:rsidR="00FE49A8" w:rsidRDefault="00B6394C">
      <w:pPr>
        <w:numPr>
          <w:ilvl w:val="2"/>
          <w:numId w:val="13"/>
        </w:numPr>
        <w:pBdr>
          <w:top w:val="nil"/>
          <w:left w:val="nil"/>
          <w:bottom w:val="nil"/>
          <w:right w:val="nil"/>
          <w:between w:val="nil"/>
        </w:pBdr>
        <w:tabs>
          <w:tab w:val="left" w:pos="1770"/>
          <w:tab w:val="right" w:leader="dot" w:pos="8408"/>
        </w:tabs>
        <w:spacing w:before="129"/>
        <w:ind w:hanging="765"/>
      </w:pPr>
      <w:hyperlink w:anchor="_xseukyrznnqd">
        <w:r w:rsidR="00CC1D19">
          <w:rPr>
            <w:color w:val="000000"/>
            <w:sz w:val="24"/>
            <w:szCs w:val="24"/>
          </w:rPr>
          <w:t>Components</w:t>
        </w:r>
      </w:hyperlink>
      <w:r w:rsidR="00CC1D19">
        <w:rPr>
          <w:color w:val="000000"/>
          <w:sz w:val="24"/>
          <w:szCs w:val="24"/>
        </w:rPr>
        <w:tab/>
        <w:t>6</w:t>
      </w:r>
    </w:p>
    <w:p w14:paraId="05AE74F4"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gx9x2alw0uki">
        <w:r w:rsidR="00CC1D19">
          <w:rPr>
            <w:color w:val="000000"/>
            <w:sz w:val="24"/>
            <w:szCs w:val="24"/>
          </w:rPr>
          <w:t>Functionality Breakdown</w:t>
        </w:r>
      </w:hyperlink>
      <w:r w:rsidR="00CC1D19">
        <w:rPr>
          <w:color w:val="000000"/>
          <w:sz w:val="24"/>
          <w:szCs w:val="24"/>
        </w:rPr>
        <w:tab/>
        <w:t>6</w:t>
      </w:r>
    </w:p>
    <w:p w14:paraId="10C9601A"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efyos1vhibzs">
        <w:r w:rsidR="00CC1D19">
          <w:rPr>
            <w:color w:val="000000"/>
            <w:sz w:val="24"/>
            <w:szCs w:val="24"/>
          </w:rPr>
          <w:t>Implementation</w:t>
        </w:r>
      </w:hyperlink>
      <w:r w:rsidR="00CC1D19">
        <w:rPr>
          <w:color w:val="000000"/>
          <w:sz w:val="24"/>
          <w:szCs w:val="24"/>
        </w:rPr>
        <w:tab/>
        <w:t>6</w:t>
      </w:r>
    </w:p>
    <w:p w14:paraId="18788669"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ge0hc3brfew3">
        <w:r w:rsidR="00CC1D19">
          <w:rPr>
            <w:color w:val="000000"/>
            <w:sz w:val="24"/>
            <w:szCs w:val="24"/>
          </w:rPr>
          <w:t>The workflow</w:t>
        </w:r>
      </w:hyperlink>
      <w:r w:rsidR="00CC1D19">
        <w:rPr>
          <w:color w:val="000000"/>
          <w:sz w:val="24"/>
          <w:szCs w:val="24"/>
        </w:rPr>
        <w:tab/>
        <w:t>6</w:t>
      </w:r>
    </w:p>
    <w:p w14:paraId="62C93020"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wwx0udad5nod">
        <w:r w:rsidR="00CC1D19">
          <w:rPr>
            <w:color w:val="000000"/>
            <w:sz w:val="24"/>
            <w:szCs w:val="24"/>
          </w:rPr>
          <w:t>Tools and Libraries</w:t>
        </w:r>
      </w:hyperlink>
      <w:r w:rsidR="00CC1D19">
        <w:rPr>
          <w:color w:val="000000"/>
          <w:sz w:val="24"/>
          <w:szCs w:val="24"/>
        </w:rPr>
        <w:tab/>
        <w:t>7</w:t>
      </w:r>
    </w:p>
    <w:p w14:paraId="5B482E7D"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b800qtjeadwo">
        <w:r w:rsidR="00CC1D19">
          <w:rPr>
            <w:color w:val="000000"/>
            <w:sz w:val="24"/>
            <w:szCs w:val="24"/>
          </w:rPr>
          <w:t>Algorithms</w:t>
        </w:r>
      </w:hyperlink>
      <w:r w:rsidR="00CC1D19">
        <w:rPr>
          <w:color w:val="000000"/>
          <w:sz w:val="24"/>
          <w:szCs w:val="24"/>
        </w:rPr>
        <w:tab/>
        <w:t>8</w:t>
      </w:r>
    </w:p>
    <w:p w14:paraId="7B2C5CB4" w14:textId="77777777" w:rsidR="00FE49A8" w:rsidRDefault="00B6394C">
      <w:pPr>
        <w:numPr>
          <w:ilvl w:val="0"/>
          <w:numId w:val="13"/>
        </w:numPr>
        <w:pBdr>
          <w:top w:val="nil"/>
          <w:left w:val="nil"/>
          <w:bottom w:val="nil"/>
          <w:right w:val="nil"/>
          <w:between w:val="nil"/>
        </w:pBdr>
        <w:tabs>
          <w:tab w:val="left" w:pos="455"/>
          <w:tab w:val="right" w:pos="8408"/>
        </w:tabs>
        <w:spacing w:before="369"/>
        <w:ind w:hanging="358"/>
      </w:pPr>
      <w:hyperlink w:anchor="_pc2jmid1gci5">
        <w:r w:rsidR="00CC1D19">
          <w:rPr>
            <w:b/>
            <w:color w:val="000000"/>
            <w:sz w:val="24"/>
            <w:szCs w:val="24"/>
          </w:rPr>
          <w:t>Performance Evaluation</w:t>
        </w:r>
      </w:hyperlink>
      <w:r w:rsidR="00CC1D19">
        <w:rPr>
          <w:color w:val="000000"/>
          <w:sz w:val="24"/>
          <w:szCs w:val="24"/>
        </w:rPr>
        <w:tab/>
      </w:r>
      <w:r w:rsidR="00CC1D19">
        <w:rPr>
          <w:b/>
          <w:color w:val="000000"/>
          <w:sz w:val="24"/>
          <w:szCs w:val="24"/>
        </w:rPr>
        <w:t>9</w:t>
      </w:r>
    </w:p>
    <w:p w14:paraId="6FED69C9"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gezksmsefgku">
        <w:r w:rsidR="00CC1D19">
          <w:rPr>
            <w:color w:val="000000"/>
            <w:sz w:val="24"/>
            <w:szCs w:val="24"/>
          </w:rPr>
          <w:t>Results Analysis/Testing</w:t>
        </w:r>
      </w:hyperlink>
      <w:r w:rsidR="00CC1D19">
        <w:rPr>
          <w:color w:val="000000"/>
          <w:sz w:val="24"/>
          <w:szCs w:val="24"/>
        </w:rPr>
        <w:tab/>
        <w:t>9</w:t>
      </w:r>
    </w:p>
    <w:p w14:paraId="020042BA" w14:textId="77777777" w:rsidR="00FE49A8" w:rsidRDefault="00B6394C">
      <w:pPr>
        <w:numPr>
          <w:ilvl w:val="2"/>
          <w:numId w:val="13"/>
        </w:numPr>
        <w:pBdr>
          <w:top w:val="nil"/>
          <w:left w:val="nil"/>
          <w:bottom w:val="nil"/>
          <w:right w:val="nil"/>
          <w:between w:val="nil"/>
        </w:pBdr>
        <w:tabs>
          <w:tab w:val="left" w:pos="1770"/>
          <w:tab w:val="right" w:leader="dot" w:pos="8408"/>
        </w:tabs>
        <w:spacing w:before="130"/>
        <w:ind w:hanging="765"/>
      </w:pPr>
      <w:hyperlink w:anchor="_kd4d3ebevpx9">
        <w:r w:rsidR="00CC1D19">
          <w:rPr>
            <w:color w:val="000000"/>
            <w:sz w:val="24"/>
            <w:szCs w:val="24"/>
          </w:rPr>
          <w:t>Result_portion_1</w:t>
        </w:r>
      </w:hyperlink>
      <w:r w:rsidR="00CC1D19">
        <w:rPr>
          <w:color w:val="000000"/>
          <w:sz w:val="24"/>
          <w:szCs w:val="24"/>
        </w:rPr>
        <w:tab/>
        <w:t>9</w:t>
      </w:r>
    </w:p>
    <w:p w14:paraId="5F0C930A" w14:textId="77777777" w:rsidR="00FE49A8" w:rsidRDefault="00B6394C">
      <w:pPr>
        <w:numPr>
          <w:ilvl w:val="0"/>
          <w:numId w:val="13"/>
        </w:numPr>
        <w:pBdr>
          <w:top w:val="nil"/>
          <w:left w:val="nil"/>
          <w:bottom w:val="nil"/>
          <w:right w:val="nil"/>
          <w:between w:val="nil"/>
        </w:pBdr>
        <w:tabs>
          <w:tab w:val="left" w:pos="455"/>
          <w:tab w:val="right" w:pos="8408"/>
        </w:tabs>
        <w:spacing w:before="369"/>
        <w:ind w:hanging="358"/>
      </w:pPr>
      <w:hyperlink w:anchor="_gr655m4t2ybm">
        <w:r w:rsidR="00CC1D19">
          <w:rPr>
            <w:b/>
            <w:color w:val="000000"/>
            <w:sz w:val="24"/>
            <w:szCs w:val="24"/>
          </w:rPr>
          <w:t>Conclusion</w:t>
        </w:r>
      </w:hyperlink>
      <w:r w:rsidR="00CC1D19">
        <w:rPr>
          <w:color w:val="000000"/>
          <w:sz w:val="24"/>
          <w:szCs w:val="24"/>
        </w:rPr>
        <w:tab/>
      </w:r>
      <w:r w:rsidR="00CC1D19">
        <w:rPr>
          <w:b/>
          <w:color w:val="000000"/>
          <w:sz w:val="24"/>
          <w:szCs w:val="24"/>
        </w:rPr>
        <w:t>11</w:t>
      </w:r>
    </w:p>
    <w:p w14:paraId="0071CCB1"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gtsqoiz696gd">
        <w:r w:rsidR="00CC1D19">
          <w:rPr>
            <w:color w:val="000000"/>
            <w:sz w:val="24"/>
            <w:szCs w:val="24"/>
          </w:rPr>
          <w:t>Discussion</w:t>
        </w:r>
      </w:hyperlink>
      <w:r w:rsidR="00CC1D19">
        <w:rPr>
          <w:color w:val="000000"/>
          <w:sz w:val="24"/>
          <w:szCs w:val="24"/>
        </w:rPr>
        <w:tab/>
        <w:t>11</w:t>
      </w:r>
    </w:p>
    <w:p w14:paraId="28C6558E" w14:textId="77777777" w:rsidR="00FE49A8" w:rsidRDefault="00B6394C">
      <w:pPr>
        <w:numPr>
          <w:ilvl w:val="1"/>
          <w:numId w:val="13"/>
        </w:numPr>
        <w:pBdr>
          <w:top w:val="nil"/>
          <w:left w:val="nil"/>
          <w:bottom w:val="nil"/>
          <w:right w:val="nil"/>
          <w:between w:val="nil"/>
        </w:pBdr>
        <w:tabs>
          <w:tab w:val="left" w:pos="1005"/>
          <w:tab w:val="right" w:leader="dot" w:pos="8408"/>
        </w:tabs>
        <w:spacing w:before="130"/>
      </w:pPr>
      <w:hyperlink w:anchor="_onptxkojnjs0">
        <w:r w:rsidR="00CC1D19">
          <w:rPr>
            <w:color w:val="000000"/>
            <w:sz w:val="24"/>
            <w:szCs w:val="24"/>
          </w:rPr>
          <w:t>Limitations</w:t>
        </w:r>
      </w:hyperlink>
      <w:r w:rsidR="00CC1D19">
        <w:rPr>
          <w:color w:val="000000"/>
          <w:sz w:val="24"/>
          <w:szCs w:val="24"/>
        </w:rPr>
        <w:tab/>
        <w:t>11</w:t>
      </w:r>
    </w:p>
    <w:p w14:paraId="5BCCE55A" w14:textId="77777777" w:rsidR="00FE49A8" w:rsidRDefault="00B6394C">
      <w:pPr>
        <w:numPr>
          <w:ilvl w:val="1"/>
          <w:numId w:val="13"/>
        </w:numPr>
        <w:pBdr>
          <w:top w:val="nil"/>
          <w:left w:val="nil"/>
          <w:bottom w:val="nil"/>
          <w:right w:val="nil"/>
          <w:between w:val="nil"/>
        </w:pBdr>
        <w:tabs>
          <w:tab w:val="left" w:pos="1005"/>
          <w:tab w:val="right" w:leader="dot" w:pos="8408"/>
        </w:tabs>
        <w:spacing w:before="130" w:after="20"/>
      </w:pPr>
      <w:hyperlink w:anchor="_wkqkfqk5yjm4">
        <w:r w:rsidR="00CC1D19">
          <w:rPr>
            <w:color w:val="000000"/>
            <w:sz w:val="24"/>
            <w:szCs w:val="24"/>
          </w:rPr>
          <w:t>Scope of Future Work</w:t>
        </w:r>
      </w:hyperlink>
      <w:r w:rsidR="00CC1D19">
        <w:rPr>
          <w:color w:val="000000"/>
          <w:sz w:val="24"/>
          <w:szCs w:val="24"/>
        </w:rPr>
        <w:tab/>
        <w:t>12</w:t>
      </w:r>
    </w:p>
    <w:p w14:paraId="5E879EF3" w14:textId="77777777" w:rsidR="00FE49A8" w:rsidRDefault="00B6394C">
      <w:pPr>
        <w:numPr>
          <w:ilvl w:val="0"/>
          <w:numId w:val="13"/>
        </w:numPr>
        <w:pBdr>
          <w:top w:val="nil"/>
          <w:left w:val="nil"/>
          <w:bottom w:val="nil"/>
          <w:right w:val="nil"/>
          <w:between w:val="nil"/>
        </w:pBdr>
        <w:tabs>
          <w:tab w:val="left" w:pos="455"/>
          <w:tab w:val="right" w:pos="8408"/>
        </w:tabs>
        <w:spacing w:before="79"/>
        <w:ind w:hanging="358"/>
        <w:sectPr w:rsidR="00FE49A8">
          <w:type w:val="continuous"/>
          <w:pgSz w:w="11910" w:h="16840"/>
          <w:pgMar w:top="1378" w:right="425" w:bottom="1879" w:left="1700" w:header="0" w:footer="863" w:gutter="0"/>
          <w:cols w:space="720"/>
        </w:sectPr>
      </w:pPr>
      <w:hyperlink w:anchor="_bvmzchsz3ksc">
        <w:r w:rsidR="00CC1D19">
          <w:rPr>
            <w:b/>
            <w:color w:val="000000"/>
            <w:sz w:val="24"/>
            <w:szCs w:val="24"/>
          </w:rPr>
          <w:t>Reference</w:t>
        </w:r>
      </w:hyperlink>
      <w:r w:rsidR="00CC1D19">
        <w:rPr>
          <w:color w:val="000000"/>
          <w:sz w:val="24"/>
          <w:szCs w:val="24"/>
        </w:rPr>
        <w:tab/>
      </w:r>
      <w:r w:rsidR="00CC1D19">
        <w:rPr>
          <w:b/>
          <w:color w:val="000000"/>
          <w:sz w:val="24"/>
          <w:szCs w:val="24"/>
        </w:rPr>
        <w:t>13</w:t>
      </w:r>
    </w:p>
    <w:p w14:paraId="13E9ABFE" w14:textId="77777777" w:rsidR="00FE49A8" w:rsidRDefault="00FE49A8">
      <w:pPr>
        <w:pBdr>
          <w:top w:val="nil"/>
          <w:left w:val="nil"/>
          <w:bottom w:val="nil"/>
          <w:right w:val="nil"/>
          <w:between w:val="nil"/>
        </w:pBdr>
        <w:spacing w:before="431"/>
        <w:rPr>
          <w:b/>
          <w:color w:val="000000"/>
          <w:sz w:val="49"/>
          <w:szCs w:val="49"/>
        </w:rPr>
      </w:pPr>
    </w:p>
    <w:p w14:paraId="0677EF57" w14:textId="77777777" w:rsidR="00FE49A8" w:rsidRDefault="00CC1D19">
      <w:pPr>
        <w:spacing w:line="475" w:lineRule="auto"/>
        <w:ind w:left="97" w:right="5531"/>
        <w:rPr>
          <w:b/>
          <w:sz w:val="49"/>
          <w:szCs w:val="49"/>
        </w:rPr>
      </w:pPr>
      <w:bookmarkStart w:id="0" w:name="l52actno0bg9" w:colFirst="0" w:colLast="0"/>
      <w:bookmarkStart w:id="1" w:name="_3bwgu63zw3i3" w:colFirst="0" w:colLast="0"/>
      <w:bookmarkEnd w:id="0"/>
      <w:bookmarkEnd w:id="1"/>
      <w:r>
        <w:rPr>
          <w:b/>
          <w:sz w:val="49"/>
          <w:szCs w:val="49"/>
        </w:rPr>
        <w:t>Chapter 1 Introduction</w:t>
      </w:r>
    </w:p>
    <w:p w14:paraId="42259BB2" w14:textId="77777777" w:rsidR="00FE49A8" w:rsidRDefault="00CC1D19">
      <w:pPr>
        <w:pStyle w:val="Heading1"/>
        <w:numPr>
          <w:ilvl w:val="1"/>
          <w:numId w:val="12"/>
        </w:numPr>
        <w:tabs>
          <w:tab w:val="left" w:pos="871"/>
        </w:tabs>
        <w:spacing w:before="375"/>
        <w:ind w:hanging="774"/>
      </w:pPr>
      <w:bookmarkStart w:id="2" w:name="r22jdct5tjh6" w:colFirst="0" w:colLast="0"/>
      <w:bookmarkStart w:id="3" w:name="_vhrbgemsn1cm" w:colFirst="0" w:colLast="0"/>
      <w:bookmarkEnd w:id="2"/>
      <w:bookmarkEnd w:id="3"/>
      <w:r>
        <w:t>Overview</w:t>
      </w:r>
    </w:p>
    <w:p w14:paraId="37D2D342" w14:textId="77777777" w:rsidR="00FE49A8" w:rsidRDefault="00CC1D19">
      <w:pPr>
        <w:pBdr>
          <w:top w:val="nil"/>
          <w:left w:val="nil"/>
          <w:bottom w:val="nil"/>
          <w:right w:val="nil"/>
          <w:between w:val="nil"/>
        </w:pBdr>
        <w:spacing w:before="355" w:line="252" w:lineRule="auto"/>
        <w:ind w:left="97" w:right="1370"/>
        <w:jc w:val="both"/>
        <w:rPr>
          <w:color w:val="000000"/>
          <w:sz w:val="24"/>
          <w:szCs w:val="24"/>
        </w:rPr>
      </w:pPr>
      <w:r>
        <w:rPr>
          <w:sz w:val="24"/>
          <w:szCs w:val="24"/>
        </w:rPr>
        <w:t>This project implements a path-finding system that determines the shortest route between two points on a map by leveraging four classic graph-search algorithms—Dijkstra’s algorithm, A* search, breadth-first search (BFS), and depth-first search (DFS). It begins by constructing a graph-based representation of the map, then develops efficient, modular code for each algorithm to explore and evaluate possible paths. Finally, these algorithms are integrated into an interactive user interface that visualizes each search in real time, allowing users to observe how walls and open spaces influence the search process and to compare the performance and behavior of the different methods.</w:t>
      </w:r>
    </w:p>
    <w:p w14:paraId="2DFF4B6B" w14:textId="77777777" w:rsidR="00FE49A8" w:rsidRDefault="00FE49A8">
      <w:pPr>
        <w:pBdr>
          <w:top w:val="nil"/>
          <w:left w:val="nil"/>
          <w:bottom w:val="nil"/>
          <w:right w:val="nil"/>
          <w:between w:val="nil"/>
        </w:pBdr>
        <w:spacing w:before="271"/>
        <w:rPr>
          <w:color w:val="000000"/>
          <w:sz w:val="24"/>
          <w:szCs w:val="24"/>
        </w:rPr>
      </w:pPr>
    </w:p>
    <w:p w14:paraId="35FD0371" w14:textId="77777777" w:rsidR="00FE49A8" w:rsidRDefault="00CC1D19">
      <w:pPr>
        <w:pStyle w:val="Heading1"/>
        <w:numPr>
          <w:ilvl w:val="1"/>
          <w:numId w:val="12"/>
        </w:numPr>
        <w:tabs>
          <w:tab w:val="left" w:pos="871"/>
        </w:tabs>
        <w:ind w:hanging="774"/>
      </w:pPr>
      <w:bookmarkStart w:id="4" w:name="65r1f2wgj5mh" w:colFirst="0" w:colLast="0"/>
      <w:bookmarkStart w:id="5" w:name="_7u6x6ida673u" w:colFirst="0" w:colLast="0"/>
      <w:bookmarkEnd w:id="4"/>
      <w:bookmarkEnd w:id="5"/>
      <w:r>
        <w:t>Motivation</w:t>
      </w:r>
    </w:p>
    <w:p w14:paraId="4679C909" w14:textId="77777777" w:rsidR="00FE49A8" w:rsidRDefault="00CC1D19">
      <w:pPr>
        <w:pBdr>
          <w:top w:val="nil"/>
          <w:left w:val="nil"/>
          <w:bottom w:val="nil"/>
          <w:right w:val="nil"/>
          <w:between w:val="nil"/>
        </w:pBdr>
        <w:spacing w:before="356" w:line="252" w:lineRule="auto"/>
        <w:ind w:left="97" w:right="1370"/>
        <w:jc w:val="both"/>
        <w:rPr>
          <w:color w:val="000000"/>
          <w:sz w:val="24"/>
          <w:szCs w:val="24"/>
        </w:rPr>
      </w:pPr>
      <w:r>
        <w:rPr>
          <w:color w:val="000000"/>
          <w:sz w:val="24"/>
          <w:szCs w:val="24"/>
        </w:rPr>
        <w:t>I picked this project to broaden my knowledge of graph algorithms and how they are used in practical settings like navigational systems. I can explore complex problem- solving while improving my coding skills by creating a pathfinding tool. The project’s significance lies in its capacity to develop effective routing solutions, which could have an impact on GPS technology, gaming, logistics, and other industries.</w:t>
      </w:r>
    </w:p>
    <w:p w14:paraId="492246F2" w14:textId="77777777" w:rsidR="00FE49A8" w:rsidRDefault="00CC1D19">
      <w:pPr>
        <w:pStyle w:val="Heading1"/>
        <w:numPr>
          <w:ilvl w:val="1"/>
          <w:numId w:val="12"/>
        </w:numPr>
        <w:tabs>
          <w:tab w:val="left" w:pos="871"/>
        </w:tabs>
        <w:ind w:hanging="774"/>
      </w:pPr>
      <w:bookmarkStart w:id="6" w:name="37dvgvfiskux" w:colFirst="0" w:colLast="0"/>
      <w:bookmarkStart w:id="7" w:name="_t7kloktsctf" w:colFirst="0" w:colLast="0"/>
      <w:bookmarkEnd w:id="6"/>
      <w:bookmarkEnd w:id="7"/>
      <w:r>
        <w:t>Problem Definition</w:t>
      </w:r>
    </w:p>
    <w:p w14:paraId="4308823D" w14:textId="77777777" w:rsidR="00FE49A8" w:rsidRDefault="00CC1D19">
      <w:pPr>
        <w:pStyle w:val="Heading2"/>
        <w:numPr>
          <w:ilvl w:val="2"/>
          <w:numId w:val="12"/>
        </w:numPr>
        <w:tabs>
          <w:tab w:val="left" w:pos="957"/>
        </w:tabs>
      </w:pPr>
      <w:bookmarkStart w:id="8" w:name="oxkgvjwds87p" w:colFirst="0" w:colLast="0"/>
      <w:bookmarkStart w:id="9" w:name="_4r2anmuca0s8" w:colFirst="0" w:colLast="0"/>
      <w:bookmarkEnd w:id="8"/>
      <w:bookmarkEnd w:id="9"/>
      <w:r>
        <w:t>Problem Statement</w:t>
      </w:r>
    </w:p>
    <w:p w14:paraId="38792D36" w14:textId="77777777" w:rsidR="00FE49A8" w:rsidRDefault="00CC1D19">
      <w:pPr>
        <w:spacing w:before="240" w:after="240" w:line="252" w:lineRule="auto"/>
        <w:jc w:val="both"/>
        <w:rPr>
          <w:sz w:val="24"/>
          <w:szCs w:val="24"/>
        </w:rPr>
        <w:sectPr w:rsidR="00FE49A8">
          <w:pgSz w:w="11910" w:h="16840"/>
          <w:pgMar w:top="1920" w:right="425" w:bottom="1060" w:left="1700" w:header="0" w:footer="863" w:gutter="0"/>
          <w:cols w:space="720"/>
        </w:sectPr>
      </w:pPr>
      <w:r>
        <w:rPr>
          <w:sz w:val="24"/>
          <w:szCs w:val="24"/>
        </w:rPr>
        <w:t>This project develops a robust path-finding and navigation system that identifies the most efficient routes between any two points on a map by leveraging four classic graph-search algorithms—Dijkstra’s algorithm, A* search, breadth-first search (BFS), and depth-first search (DFS). By representing the environment as a weighted graph, the system addresses real-world navigation challenges across industries such as gaming, logistics, and transportation. The primary objective is to minimize travel time and resource consumption while providing a flexible framework for comparing algorithm performance, handling dynamic obstacles, and enhancing the user’s overall navigational experience.</w:t>
      </w:r>
    </w:p>
    <w:p w14:paraId="1BC83C4C" w14:textId="77777777" w:rsidR="00FE49A8" w:rsidRDefault="00CC1D19">
      <w:pPr>
        <w:pStyle w:val="Heading1"/>
        <w:numPr>
          <w:ilvl w:val="1"/>
          <w:numId w:val="12"/>
        </w:numPr>
        <w:tabs>
          <w:tab w:val="left" w:pos="871"/>
        </w:tabs>
        <w:spacing w:before="84"/>
        <w:ind w:hanging="774"/>
      </w:pPr>
      <w:bookmarkStart w:id="10" w:name="833no2omo9s" w:colFirst="0" w:colLast="0"/>
      <w:bookmarkStart w:id="11" w:name="_okhw6d97mphx" w:colFirst="0" w:colLast="0"/>
      <w:bookmarkEnd w:id="10"/>
      <w:bookmarkEnd w:id="11"/>
      <w:r>
        <w:lastRenderedPageBreak/>
        <w:t>Design Goals/Objectives</w:t>
      </w:r>
    </w:p>
    <w:p w14:paraId="6BBDF49E" w14:textId="77777777" w:rsidR="00FE49A8" w:rsidRDefault="00CC1D19" w:rsidP="000D61A5">
      <w:pPr>
        <w:pBdr>
          <w:top w:val="nil"/>
          <w:left w:val="nil"/>
          <w:bottom w:val="nil"/>
          <w:right w:val="nil"/>
          <w:between w:val="nil"/>
        </w:pBdr>
        <w:spacing w:before="355"/>
        <w:ind w:left="97"/>
        <w:jc w:val="both"/>
        <w:rPr>
          <w:color w:val="000000"/>
          <w:sz w:val="24"/>
          <w:szCs w:val="24"/>
        </w:rPr>
      </w:pPr>
      <w:r>
        <w:rPr>
          <w:color w:val="000000"/>
          <w:sz w:val="24"/>
          <w:szCs w:val="24"/>
        </w:rPr>
        <w:t>My projects objectives are given below:</w:t>
      </w:r>
    </w:p>
    <w:p w14:paraId="715E3666" w14:textId="77777777" w:rsidR="00FE49A8" w:rsidRDefault="00FE49A8" w:rsidP="000D61A5">
      <w:pPr>
        <w:pBdr>
          <w:top w:val="nil"/>
          <w:left w:val="nil"/>
          <w:bottom w:val="nil"/>
          <w:right w:val="nil"/>
          <w:between w:val="nil"/>
        </w:pBdr>
        <w:spacing w:before="53"/>
        <w:jc w:val="both"/>
        <w:rPr>
          <w:color w:val="000000"/>
          <w:sz w:val="24"/>
          <w:szCs w:val="24"/>
        </w:rPr>
      </w:pPr>
    </w:p>
    <w:p w14:paraId="4659E190" w14:textId="77777777" w:rsidR="00FE49A8" w:rsidRDefault="00CC1D19" w:rsidP="000D61A5">
      <w:pPr>
        <w:numPr>
          <w:ilvl w:val="0"/>
          <w:numId w:val="11"/>
        </w:numPr>
        <w:pBdr>
          <w:top w:val="nil"/>
          <w:left w:val="nil"/>
          <w:bottom w:val="nil"/>
          <w:right w:val="nil"/>
          <w:between w:val="nil"/>
        </w:pBdr>
        <w:tabs>
          <w:tab w:val="left" w:pos="682"/>
        </w:tabs>
        <w:spacing w:before="1" w:line="252" w:lineRule="auto"/>
        <w:ind w:right="1370"/>
        <w:jc w:val="both"/>
        <w:rPr>
          <w:color w:val="000000"/>
        </w:rPr>
      </w:pPr>
      <w:r>
        <w:rPr>
          <w:color w:val="000000"/>
          <w:sz w:val="24"/>
          <w:szCs w:val="24"/>
        </w:rPr>
        <w:t>Effective Pathfinding: Create a system that can determine the shortest path be- tween any two points on a map in a timely manner .</w:t>
      </w:r>
    </w:p>
    <w:p w14:paraId="012F2A8E" w14:textId="77777777" w:rsidR="00FE49A8" w:rsidRDefault="00CC1D19" w:rsidP="000D61A5">
      <w:pPr>
        <w:numPr>
          <w:ilvl w:val="0"/>
          <w:numId w:val="11"/>
        </w:numPr>
        <w:pBdr>
          <w:top w:val="nil"/>
          <w:left w:val="nil"/>
          <w:bottom w:val="nil"/>
          <w:right w:val="nil"/>
          <w:between w:val="nil"/>
        </w:pBdr>
        <w:tabs>
          <w:tab w:val="left" w:pos="682"/>
          <w:tab w:val="left" w:pos="739"/>
        </w:tabs>
        <w:spacing w:before="197" w:line="252" w:lineRule="auto"/>
        <w:ind w:right="1370"/>
        <w:jc w:val="both"/>
        <w:rPr>
          <w:color w:val="000000"/>
        </w:rPr>
      </w:pPr>
      <w:r>
        <w:rPr>
          <w:color w:val="000000"/>
          <w:sz w:val="24"/>
          <w:szCs w:val="24"/>
        </w:rPr>
        <w:t>User-Friendly Interface: Provide a user-friendly interface so that users can inter- act with the system, enter beginning and ending locations, see routes, and com- prehend how to navigate.</w:t>
      </w:r>
    </w:p>
    <w:p w14:paraId="098049E1" w14:textId="77777777" w:rsidR="00FE49A8" w:rsidRDefault="00CC1D19" w:rsidP="000D61A5">
      <w:pPr>
        <w:numPr>
          <w:ilvl w:val="0"/>
          <w:numId w:val="11"/>
        </w:numPr>
        <w:pBdr>
          <w:top w:val="nil"/>
          <w:left w:val="nil"/>
          <w:bottom w:val="nil"/>
          <w:right w:val="nil"/>
          <w:between w:val="nil"/>
        </w:pBdr>
        <w:tabs>
          <w:tab w:val="left" w:pos="682"/>
        </w:tabs>
        <w:spacing w:before="197" w:line="252" w:lineRule="auto"/>
        <w:ind w:right="1370"/>
        <w:jc w:val="both"/>
        <w:rPr>
          <w:color w:val="000000"/>
        </w:rPr>
      </w:pPr>
      <w:r>
        <w:rPr>
          <w:color w:val="000000"/>
          <w:sz w:val="24"/>
          <w:szCs w:val="24"/>
        </w:rPr>
        <w:t>Algorithmic Accuracy: Verify that the algorithm computes optimal routes accu- rately, taking into account edge cases, obstacles, or map modifications without sacrificing efficiency.</w:t>
      </w:r>
    </w:p>
    <w:p w14:paraId="199EEA60" w14:textId="77777777" w:rsidR="00FE49A8" w:rsidRDefault="00CC1D19" w:rsidP="000D61A5">
      <w:pPr>
        <w:numPr>
          <w:ilvl w:val="0"/>
          <w:numId w:val="11"/>
        </w:numPr>
        <w:pBdr>
          <w:top w:val="nil"/>
          <w:left w:val="nil"/>
          <w:bottom w:val="nil"/>
          <w:right w:val="nil"/>
          <w:between w:val="nil"/>
        </w:pBdr>
        <w:tabs>
          <w:tab w:val="left" w:pos="682"/>
        </w:tabs>
        <w:spacing w:before="197" w:line="252" w:lineRule="auto"/>
        <w:ind w:right="1370"/>
        <w:jc w:val="both"/>
        <w:rPr>
          <w:color w:val="000000"/>
        </w:rPr>
      </w:pPr>
      <w:r>
        <w:rPr>
          <w:color w:val="000000"/>
          <w:sz w:val="24"/>
          <w:szCs w:val="24"/>
        </w:rPr>
        <w:t>Testing and Validation: To confirm the system’s precision, effectiveness, and de- pendability in identifying the best routes, carry out thorough testing across a range of map configurations and scenarios.</w:t>
      </w:r>
    </w:p>
    <w:p w14:paraId="0092153F" w14:textId="77777777" w:rsidR="00FE49A8" w:rsidRDefault="00FE49A8">
      <w:pPr>
        <w:pBdr>
          <w:top w:val="nil"/>
          <w:left w:val="nil"/>
          <w:bottom w:val="nil"/>
          <w:right w:val="nil"/>
          <w:between w:val="nil"/>
        </w:pBdr>
        <w:spacing w:before="270"/>
        <w:rPr>
          <w:color w:val="000000"/>
          <w:sz w:val="24"/>
          <w:szCs w:val="24"/>
        </w:rPr>
      </w:pPr>
    </w:p>
    <w:p w14:paraId="7F45BBBB" w14:textId="77777777" w:rsidR="00FE49A8" w:rsidRDefault="00CC1D19">
      <w:pPr>
        <w:pStyle w:val="Heading1"/>
        <w:numPr>
          <w:ilvl w:val="1"/>
          <w:numId w:val="12"/>
        </w:numPr>
        <w:tabs>
          <w:tab w:val="left" w:pos="871"/>
        </w:tabs>
        <w:spacing w:before="1"/>
        <w:ind w:hanging="774"/>
      </w:pPr>
      <w:bookmarkStart w:id="12" w:name="g19tdrgxf09u" w:colFirst="0" w:colLast="0"/>
      <w:bookmarkStart w:id="13" w:name="_nhd19fjcznos" w:colFirst="0" w:colLast="0"/>
      <w:bookmarkEnd w:id="12"/>
      <w:bookmarkEnd w:id="13"/>
      <w:r>
        <w:t>Application</w:t>
      </w:r>
    </w:p>
    <w:p w14:paraId="313FF314" w14:textId="77777777" w:rsidR="00FE49A8" w:rsidRPr="000D61A5" w:rsidRDefault="00CC1D19" w:rsidP="000D61A5">
      <w:pPr>
        <w:pBdr>
          <w:top w:val="nil"/>
          <w:left w:val="nil"/>
          <w:bottom w:val="nil"/>
          <w:right w:val="nil"/>
          <w:between w:val="nil"/>
        </w:pBdr>
        <w:tabs>
          <w:tab w:val="left" w:pos="681"/>
        </w:tabs>
        <w:spacing w:before="212"/>
        <w:ind w:left="681"/>
        <w:jc w:val="both"/>
        <w:rPr>
          <w:color w:val="000000"/>
        </w:rPr>
        <w:sectPr w:rsidR="00FE49A8" w:rsidRPr="000D61A5">
          <w:pgSz w:w="11910" w:h="16840"/>
          <w:pgMar w:top="1260" w:right="425" w:bottom="1060" w:left="1700" w:header="0" w:footer="863" w:gutter="0"/>
          <w:cols w:space="720"/>
        </w:sectPr>
      </w:pPr>
      <w:r w:rsidRPr="000D61A5">
        <w:rPr>
          <w:sz w:val="24"/>
          <w:szCs w:val="24"/>
        </w:rPr>
        <w:t>This pathfinding system has a wide range of real-world uses. It can optimize delivery and shipping by finding the fastest truck or van routes; power GPS and mobile navigation to guide drivers and pedestrians turn by turn; drive video games and virtual worlds by moving characters or objects along smart paths; improve computer networks by routing data packets efficiently; enable robots and self-driving vehicles to navigate factory floors or roads; assist urban planners and emergency services in mapping out the best roads for new developments, ambulances, or fire trucks; and even support hospital wayfinding, helping patients and staff find clinics, wards, or labs indoors.</w:t>
      </w:r>
    </w:p>
    <w:p w14:paraId="7D5D1084" w14:textId="77777777" w:rsidR="00FE49A8" w:rsidRDefault="00FE49A8">
      <w:pPr>
        <w:pBdr>
          <w:top w:val="nil"/>
          <w:left w:val="nil"/>
          <w:bottom w:val="nil"/>
          <w:right w:val="nil"/>
          <w:between w:val="nil"/>
        </w:pBdr>
        <w:spacing w:before="431"/>
        <w:rPr>
          <w:color w:val="000000"/>
          <w:sz w:val="49"/>
          <w:szCs w:val="49"/>
        </w:rPr>
      </w:pPr>
    </w:p>
    <w:p w14:paraId="764F9861" w14:textId="77777777" w:rsidR="00FE49A8" w:rsidRDefault="00CC1D19">
      <w:pPr>
        <w:ind w:left="97"/>
        <w:rPr>
          <w:b/>
          <w:sz w:val="49"/>
          <w:szCs w:val="49"/>
        </w:rPr>
      </w:pPr>
      <w:bookmarkStart w:id="14" w:name="kypg19o8to4a" w:colFirst="0" w:colLast="0"/>
      <w:bookmarkStart w:id="15" w:name="_g5s4tsu1fkrm" w:colFirst="0" w:colLast="0"/>
      <w:bookmarkEnd w:id="14"/>
      <w:bookmarkEnd w:id="15"/>
      <w:r>
        <w:rPr>
          <w:b/>
          <w:sz w:val="49"/>
          <w:szCs w:val="49"/>
        </w:rPr>
        <w:t>Chapter 2</w:t>
      </w:r>
    </w:p>
    <w:p w14:paraId="6695A7F7" w14:textId="77777777" w:rsidR="00FE49A8" w:rsidRDefault="00CC1D19">
      <w:pPr>
        <w:spacing w:before="550" w:line="254" w:lineRule="auto"/>
        <w:ind w:left="97" w:right="1782"/>
        <w:rPr>
          <w:b/>
          <w:sz w:val="49"/>
          <w:szCs w:val="49"/>
        </w:rPr>
      </w:pPr>
      <w:r>
        <w:rPr>
          <w:b/>
          <w:sz w:val="49"/>
          <w:szCs w:val="49"/>
        </w:rPr>
        <w:t>Design/Development/Implementation of the Project</w:t>
      </w:r>
    </w:p>
    <w:p w14:paraId="165989C5" w14:textId="77777777" w:rsidR="00FE49A8" w:rsidRDefault="00FE49A8">
      <w:pPr>
        <w:pBdr>
          <w:top w:val="nil"/>
          <w:left w:val="nil"/>
          <w:bottom w:val="nil"/>
          <w:right w:val="nil"/>
          <w:between w:val="nil"/>
        </w:pBdr>
        <w:spacing w:before="332"/>
        <w:rPr>
          <w:b/>
          <w:color w:val="000000"/>
          <w:sz w:val="49"/>
          <w:szCs w:val="49"/>
        </w:rPr>
      </w:pPr>
    </w:p>
    <w:p w14:paraId="040718A5" w14:textId="77777777" w:rsidR="00FE49A8" w:rsidRDefault="00CC1D19">
      <w:pPr>
        <w:pStyle w:val="Heading1"/>
        <w:numPr>
          <w:ilvl w:val="1"/>
          <w:numId w:val="9"/>
        </w:numPr>
        <w:tabs>
          <w:tab w:val="left" w:pos="871"/>
        </w:tabs>
        <w:ind w:hanging="774"/>
      </w:pPr>
      <w:bookmarkStart w:id="16" w:name="_913j12p26fqn" w:colFirst="0" w:colLast="0"/>
      <w:bookmarkEnd w:id="16"/>
      <w:r>
        <w:t>Introduction</w:t>
      </w:r>
    </w:p>
    <w:p w14:paraId="1F492FC2" w14:textId="77777777" w:rsidR="00FE49A8" w:rsidRDefault="00CC1D19" w:rsidP="000D61A5">
      <w:pPr>
        <w:spacing w:before="240" w:after="240" w:line="252" w:lineRule="auto"/>
        <w:rPr>
          <w:sz w:val="24"/>
          <w:szCs w:val="24"/>
        </w:rPr>
      </w:pPr>
      <w:r>
        <w:rPr>
          <w:sz w:val="24"/>
          <w:szCs w:val="24"/>
        </w:rPr>
        <w:t>This Java console application displays a map as a grid of characters and lets you find the shortest path between two points. When you run it, you:</w:t>
      </w:r>
    </w:p>
    <w:p w14:paraId="55B9F9B2" w14:textId="77777777" w:rsidR="00FE49A8" w:rsidRDefault="00CC1D19" w:rsidP="000D61A5">
      <w:pPr>
        <w:numPr>
          <w:ilvl w:val="0"/>
          <w:numId w:val="17"/>
        </w:numPr>
        <w:spacing w:before="240" w:line="252" w:lineRule="auto"/>
        <w:rPr>
          <w:sz w:val="24"/>
          <w:szCs w:val="24"/>
        </w:rPr>
      </w:pPr>
      <w:r>
        <w:rPr>
          <w:b/>
          <w:sz w:val="24"/>
          <w:szCs w:val="24"/>
        </w:rPr>
        <w:t>Enter grid size</w:t>
      </w:r>
      <w:r>
        <w:rPr>
          <w:sz w:val="24"/>
          <w:szCs w:val="24"/>
        </w:rPr>
        <w:t xml:space="preserve"> (rows and columns)</w:t>
      </w:r>
      <w:r>
        <w:rPr>
          <w:sz w:val="24"/>
          <w:szCs w:val="24"/>
        </w:rPr>
        <w:br/>
      </w:r>
    </w:p>
    <w:p w14:paraId="5AAD01CC" w14:textId="77777777" w:rsidR="00FE49A8" w:rsidRDefault="00CC1D19" w:rsidP="000D61A5">
      <w:pPr>
        <w:numPr>
          <w:ilvl w:val="0"/>
          <w:numId w:val="17"/>
        </w:numPr>
        <w:spacing w:line="252" w:lineRule="auto"/>
        <w:rPr>
          <w:sz w:val="24"/>
          <w:szCs w:val="24"/>
        </w:rPr>
      </w:pPr>
      <w:r>
        <w:rPr>
          <w:b/>
          <w:sz w:val="24"/>
          <w:szCs w:val="24"/>
        </w:rPr>
        <w:t>Set obstacle density</w:t>
      </w:r>
      <w:r>
        <w:rPr>
          <w:sz w:val="24"/>
          <w:szCs w:val="24"/>
        </w:rPr>
        <w:t xml:space="preserve"> (a number from 0 to 1 to control how many walls </w:t>
      </w:r>
      <w:r>
        <w:rPr>
          <w:rFonts w:ascii="Roboto Mono" w:eastAsia="Roboto Mono" w:hAnsi="Roboto Mono" w:cs="Roboto Mono"/>
          <w:color w:val="188038"/>
          <w:sz w:val="24"/>
          <w:szCs w:val="24"/>
        </w:rPr>
        <w:t>#</w:t>
      </w:r>
      <w:r>
        <w:rPr>
          <w:sz w:val="24"/>
          <w:szCs w:val="24"/>
        </w:rPr>
        <w:t xml:space="preserve"> appear)</w:t>
      </w:r>
      <w:r>
        <w:rPr>
          <w:sz w:val="24"/>
          <w:szCs w:val="24"/>
        </w:rPr>
        <w:br/>
      </w:r>
    </w:p>
    <w:p w14:paraId="3A2ACAAC" w14:textId="77777777" w:rsidR="00FE49A8" w:rsidRDefault="00CC1D19" w:rsidP="000D61A5">
      <w:pPr>
        <w:numPr>
          <w:ilvl w:val="0"/>
          <w:numId w:val="17"/>
        </w:numPr>
        <w:spacing w:line="252" w:lineRule="auto"/>
        <w:rPr>
          <w:sz w:val="24"/>
          <w:szCs w:val="24"/>
        </w:rPr>
      </w:pPr>
      <w:r>
        <w:rPr>
          <w:b/>
          <w:sz w:val="24"/>
          <w:szCs w:val="24"/>
        </w:rPr>
        <w:t>Choose an algorithm</w:t>
      </w:r>
      <w:r>
        <w:rPr>
          <w:sz w:val="24"/>
          <w:szCs w:val="24"/>
        </w:rPr>
        <w:t xml:space="preserve"> (1 = Dijkstra, 2 = A*, 3 = BFS, or 4 = DFS)</w:t>
      </w:r>
      <w:r>
        <w:rPr>
          <w:sz w:val="24"/>
          <w:szCs w:val="24"/>
        </w:rPr>
        <w:br/>
      </w:r>
    </w:p>
    <w:p w14:paraId="16AE00FA" w14:textId="77777777" w:rsidR="00FE49A8" w:rsidRDefault="00CC1D19" w:rsidP="000D61A5">
      <w:pPr>
        <w:numPr>
          <w:ilvl w:val="0"/>
          <w:numId w:val="17"/>
        </w:numPr>
        <w:spacing w:after="240" w:line="252" w:lineRule="auto"/>
        <w:rPr>
          <w:sz w:val="24"/>
          <w:szCs w:val="24"/>
        </w:rPr>
      </w:pPr>
      <w:r>
        <w:rPr>
          <w:b/>
          <w:sz w:val="24"/>
          <w:szCs w:val="24"/>
        </w:rPr>
        <w:t>Provide start and finish coordinates</w:t>
      </w:r>
      <w:r>
        <w:rPr>
          <w:sz w:val="24"/>
          <w:szCs w:val="24"/>
        </w:rPr>
        <w:t xml:space="preserve"> on the grid.</w:t>
      </w:r>
    </w:p>
    <w:p w14:paraId="2C683E27" w14:textId="77777777" w:rsidR="00FE49A8" w:rsidRDefault="00CC1D19" w:rsidP="000D61A5">
      <w:pPr>
        <w:spacing w:before="240" w:after="240" w:line="252" w:lineRule="auto"/>
        <w:jc w:val="both"/>
        <w:rPr>
          <w:sz w:val="24"/>
          <w:szCs w:val="24"/>
        </w:rPr>
      </w:pPr>
      <w:r>
        <w:rPr>
          <w:sz w:val="24"/>
          <w:szCs w:val="24"/>
        </w:rPr>
        <w:t>The program builds the grid with walls (</w:t>
      </w:r>
      <w:r>
        <w:rPr>
          <w:rFonts w:ascii="Roboto Mono" w:eastAsia="Roboto Mono" w:hAnsi="Roboto Mono" w:cs="Roboto Mono"/>
          <w:color w:val="188038"/>
          <w:sz w:val="24"/>
          <w:szCs w:val="24"/>
        </w:rPr>
        <w:t>#</w:t>
      </w:r>
      <w:r>
        <w:rPr>
          <w:sz w:val="24"/>
          <w:szCs w:val="24"/>
        </w:rPr>
        <w:t>) and empty spaces (</w:t>
      </w:r>
      <w:r>
        <w:rPr>
          <w:rFonts w:ascii="Roboto Mono" w:eastAsia="Roboto Mono" w:hAnsi="Roboto Mono" w:cs="Roboto Mono"/>
          <w:color w:val="188038"/>
          <w:sz w:val="24"/>
          <w:szCs w:val="24"/>
        </w:rPr>
        <w:t>.</w:t>
      </w:r>
      <w:r>
        <w:rPr>
          <w:sz w:val="24"/>
          <w:szCs w:val="24"/>
        </w:rPr>
        <w:t xml:space="preserve">), then prints it. As the chosen algorithm runs, it marks each visited cell with </w:t>
      </w:r>
      <w:r>
        <w:rPr>
          <w:rFonts w:ascii="Roboto Mono" w:eastAsia="Roboto Mono" w:hAnsi="Roboto Mono" w:cs="Roboto Mono"/>
          <w:color w:val="188038"/>
          <w:sz w:val="24"/>
          <w:szCs w:val="24"/>
        </w:rPr>
        <w:t>+</w:t>
      </w:r>
      <w:r>
        <w:rPr>
          <w:sz w:val="24"/>
          <w:szCs w:val="24"/>
        </w:rPr>
        <w:t xml:space="preserve">. Once the finish is reached, it traces back the best route, marking that path with </w:t>
      </w:r>
      <w:r>
        <w:rPr>
          <w:rFonts w:ascii="Roboto Mono" w:eastAsia="Roboto Mono" w:hAnsi="Roboto Mono" w:cs="Roboto Mono"/>
          <w:color w:val="188038"/>
          <w:sz w:val="24"/>
          <w:szCs w:val="24"/>
        </w:rPr>
        <w:t>*</w:t>
      </w:r>
      <w:r>
        <w:rPr>
          <w:sz w:val="24"/>
          <w:szCs w:val="24"/>
        </w:rPr>
        <w:t>, and prints the final grid. This simple text interface makes it easy to see exactly how each algorithm explores the grid and finds the shortest path.</w:t>
      </w:r>
    </w:p>
    <w:p w14:paraId="36253503" w14:textId="77777777" w:rsidR="00FE49A8" w:rsidRDefault="00FE49A8">
      <w:pPr>
        <w:pBdr>
          <w:top w:val="nil"/>
          <w:left w:val="nil"/>
          <w:bottom w:val="nil"/>
          <w:right w:val="nil"/>
          <w:between w:val="nil"/>
        </w:pBdr>
        <w:spacing w:before="356" w:line="252" w:lineRule="auto"/>
        <w:ind w:left="97" w:right="1370"/>
        <w:jc w:val="both"/>
        <w:rPr>
          <w:sz w:val="24"/>
          <w:szCs w:val="24"/>
        </w:rPr>
      </w:pPr>
    </w:p>
    <w:p w14:paraId="4C6F7B92" w14:textId="77777777" w:rsidR="00FE49A8" w:rsidRDefault="00FE49A8">
      <w:pPr>
        <w:pBdr>
          <w:top w:val="nil"/>
          <w:left w:val="nil"/>
          <w:bottom w:val="nil"/>
          <w:right w:val="nil"/>
          <w:between w:val="nil"/>
        </w:pBdr>
        <w:spacing w:before="268"/>
        <w:rPr>
          <w:color w:val="000000"/>
          <w:sz w:val="24"/>
          <w:szCs w:val="24"/>
        </w:rPr>
      </w:pPr>
    </w:p>
    <w:p w14:paraId="6BE474D1" w14:textId="77777777" w:rsidR="00FE49A8" w:rsidRDefault="00CC1D19">
      <w:pPr>
        <w:pStyle w:val="Heading1"/>
        <w:numPr>
          <w:ilvl w:val="1"/>
          <w:numId w:val="9"/>
        </w:numPr>
        <w:tabs>
          <w:tab w:val="left" w:pos="871"/>
        </w:tabs>
        <w:ind w:hanging="774"/>
      </w:pPr>
      <w:bookmarkStart w:id="17" w:name="3x3u983o04x9" w:colFirst="0" w:colLast="0"/>
      <w:bookmarkStart w:id="18" w:name="_nl0bwkjs5qqt" w:colFirst="0" w:colLast="0"/>
      <w:bookmarkEnd w:id="17"/>
      <w:bookmarkEnd w:id="18"/>
      <w:r>
        <w:t>Project Details</w:t>
      </w:r>
    </w:p>
    <w:p w14:paraId="36625B88" w14:textId="54E97CD4" w:rsidR="00FE49A8" w:rsidRDefault="00CC1D19">
      <w:pPr>
        <w:pBdr>
          <w:top w:val="nil"/>
          <w:left w:val="nil"/>
          <w:bottom w:val="nil"/>
          <w:right w:val="nil"/>
          <w:between w:val="nil"/>
        </w:pBdr>
        <w:spacing w:before="356" w:line="252" w:lineRule="auto"/>
        <w:ind w:left="97" w:right="1370"/>
        <w:jc w:val="both"/>
        <w:rPr>
          <w:color w:val="000000"/>
          <w:sz w:val="24"/>
          <w:szCs w:val="24"/>
        </w:rPr>
      </w:pPr>
      <w:r>
        <w:rPr>
          <w:sz w:val="24"/>
          <w:szCs w:val="24"/>
        </w:rPr>
        <w:t xml:space="preserve">This Java console application provides a simple text-based interface for exploring pathfinding algorithms. When you run it, you’re prompted to enter the grid dimensions and an obstacle density (a value between 0 and 1), then choose between Dijkstra, A*, BFS, or DFS. After you supply the start and finish coordinates, the program builds a two-dimensional array of </w:t>
      </w:r>
      <w:r w:rsidR="000D61A5">
        <w:rPr>
          <w:rFonts w:eastAsia="Roboto Mono"/>
          <w:sz w:val="24"/>
          <w:szCs w:val="24"/>
        </w:rPr>
        <w:t>n</w:t>
      </w:r>
      <w:r w:rsidRPr="000D61A5">
        <w:rPr>
          <w:rFonts w:eastAsia="Roboto Mono"/>
          <w:sz w:val="24"/>
          <w:szCs w:val="24"/>
        </w:rPr>
        <w:t>ode</w:t>
      </w:r>
      <w:r>
        <w:rPr>
          <w:sz w:val="24"/>
          <w:szCs w:val="24"/>
        </w:rPr>
        <w:t xml:space="preserve"> objects—marking walls as </w:t>
      </w:r>
      <w:r>
        <w:rPr>
          <w:rFonts w:ascii="Roboto Mono" w:eastAsia="Roboto Mono" w:hAnsi="Roboto Mono" w:cs="Roboto Mono"/>
          <w:color w:val="188038"/>
          <w:sz w:val="24"/>
          <w:szCs w:val="24"/>
        </w:rPr>
        <w:t>#</w:t>
      </w:r>
      <w:r>
        <w:rPr>
          <w:sz w:val="24"/>
          <w:szCs w:val="24"/>
        </w:rPr>
        <w:t xml:space="preserve"> or open spaces as </w:t>
      </w:r>
      <w:r>
        <w:rPr>
          <w:rFonts w:ascii="Roboto Mono" w:eastAsia="Roboto Mono" w:hAnsi="Roboto Mono" w:cs="Roboto Mono"/>
          <w:color w:val="188038"/>
          <w:sz w:val="24"/>
          <w:szCs w:val="24"/>
        </w:rPr>
        <w:t>.</w:t>
      </w:r>
      <w:r>
        <w:rPr>
          <w:sz w:val="24"/>
          <w:szCs w:val="24"/>
        </w:rPr>
        <w:t xml:space="preserve">—and prints the initial grid. As the selected algorithm runs, each visited cell turns into </w:t>
      </w:r>
      <w:r>
        <w:rPr>
          <w:rFonts w:ascii="Roboto Mono" w:eastAsia="Roboto Mono" w:hAnsi="Roboto Mono" w:cs="Roboto Mono"/>
          <w:color w:val="188038"/>
          <w:sz w:val="24"/>
          <w:szCs w:val="24"/>
        </w:rPr>
        <w:t>+</w:t>
      </w:r>
      <w:r>
        <w:rPr>
          <w:sz w:val="24"/>
          <w:szCs w:val="24"/>
        </w:rPr>
        <w:t xml:space="preserve">, and once the finish is reached the optimal route is traced back with </w:t>
      </w:r>
      <w:r>
        <w:rPr>
          <w:rFonts w:ascii="Roboto Mono" w:eastAsia="Roboto Mono" w:hAnsi="Roboto Mono" w:cs="Roboto Mono"/>
          <w:color w:val="188038"/>
          <w:sz w:val="24"/>
          <w:szCs w:val="24"/>
        </w:rPr>
        <w:t>*</w:t>
      </w:r>
      <w:r>
        <w:rPr>
          <w:sz w:val="24"/>
          <w:szCs w:val="24"/>
        </w:rPr>
        <w:t>. Finally, the complete map with walls, visited cells, and the shortest path is printed to the console, giving you a clear, step-by-step view of how each method explores and solves the grid.</w:t>
      </w:r>
    </w:p>
    <w:p w14:paraId="765E2F91" w14:textId="77777777" w:rsidR="00FE49A8" w:rsidRDefault="00FE49A8">
      <w:pPr>
        <w:pBdr>
          <w:top w:val="nil"/>
          <w:left w:val="nil"/>
          <w:bottom w:val="nil"/>
          <w:right w:val="nil"/>
          <w:between w:val="nil"/>
        </w:pBdr>
        <w:spacing w:before="220"/>
        <w:rPr>
          <w:color w:val="000000"/>
          <w:sz w:val="24"/>
          <w:szCs w:val="24"/>
        </w:rPr>
      </w:pPr>
    </w:p>
    <w:p w14:paraId="1653D29A" w14:textId="77777777" w:rsidR="00FE49A8" w:rsidRDefault="00CC1D19">
      <w:pPr>
        <w:pStyle w:val="Heading2"/>
        <w:numPr>
          <w:ilvl w:val="2"/>
          <w:numId w:val="9"/>
        </w:numPr>
        <w:tabs>
          <w:tab w:val="left" w:pos="957"/>
        </w:tabs>
        <w:spacing w:before="0"/>
      </w:pPr>
      <w:bookmarkStart w:id="19" w:name="iqbnvita3m0" w:colFirst="0" w:colLast="0"/>
      <w:bookmarkStart w:id="20" w:name="_7o64if4alua1" w:colFirst="0" w:colLast="0"/>
      <w:bookmarkEnd w:id="19"/>
      <w:bookmarkEnd w:id="20"/>
      <w:r>
        <w:t>Key Features</w:t>
      </w:r>
    </w:p>
    <w:p w14:paraId="28C31A6A" w14:textId="77777777" w:rsidR="00FE49A8" w:rsidRDefault="00CC1D19">
      <w:pPr>
        <w:tabs>
          <w:tab w:val="left" w:pos="682"/>
        </w:tabs>
        <w:spacing w:before="77" w:line="252" w:lineRule="auto"/>
        <w:ind w:left="682" w:right="1370" w:hanging="201"/>
        <w:rPr>
          <w:sz w:val="24"/>
          <w:szCs w:val="24"/>
        </w:rPr>
      </w:pPr>
      <w:r>
        <w:rPr>
          <w:b/>
          <w:sz w:val="24"/>
          <w:szCs w:val="24"/>
        </w:rPr>
        <w:t>Algorithm Selection via Console</w:t>
      </w:r>
      <w:r>
        <w:rPr>
          <w:b/>
          <w:sz w:val="24"/>
          <w:szCs w:val="24"/>
        </w:rPr>
        <w:br/>
      </w:r>
      <w:r>
        <w:rPr>
          <w:sz w:val="24"/>
          <w:szCs w:val="24"/>
        </w:rPr>
        <w:t xml:space="preserve"> Pick 1 for Dijkstra, 2 for A*, 3 for BFS, or 4 for DFS when prompted.</w:t>
      </w:r>
    </w:p>
    <w:p w14:paraId="5FD91E63" w14:textId="77777777" w:rsidR="00FE49A8" w:rsidRDefault="00CC1D19">
      <w:pPr>
        <w:tabs>
          <w:tab w:val="left" w:pos="682"/>
        </w:tabs>
        <w:spacing w:before="77" w:line="252" w:lineRule="auto"/>
        <w:ind w:left="682" w:right="1370" w:hanging="201"/>
        <w:rPr>
          <w:sz w:val="24"/>
          <w:szCs w:val="24"/>
        </w:rPr>
      </w:pPr>
      <w:r>
        <w:rPr>
          <w:b/>
          <w:sz w:val="24"/>
          <w:szCs w:val="24"/>
        </w:rPr>
        <w:t>Grid Setup Inputs</w:t>
      </w:r>
      <w:r>
        <w:rPr>
          <w:b/>
          <w:sz w:val="24"/>
          <w:szCs w:val="24"/>
        </w:rPr>
        <w:br/>
      </w:r>
      <w:r>
        <w:rPr>
          <w:sz w:val="24"/>
          <w:szCs w:val="24"/>
        </w:rPr>
        <w:t xml:space="preserve"> Enter the number of rows and columns, then a decimal between 0 and 1 for obstacle density to build a random map of </w:t>
      </w:r>
      <w:r>
        <w:rPr>
          <w:rFonts w:ascii="Roboto Mono" w:eastAsia="Roboto Mono" w:hAnsi="Roboto Mono" w:cs="Roboto Mono"/>
          <w:color w:val="188038"/>
          <w:sz w:val="24"/>
          <w:szCs w:val="24"/>
        </w:rPr>
        <w:t>#</w:t>
      </w:r>
      <w:r>
        <w:rPr>
          <w:sz w:val="24"/>
          <w:szCs w:val="24"/>
        </w:rPr>
        <w:t xml:space="preserve"> (walls) and </w:t>
      </w:r>
      <w:r>
        <w:rPr>
          <w:rFonts w:ascii="Roboto Mono" w:eastAsia="Roboto Mono" w:hAnsi="Roboto Mono" w:cs="Roboto Mono"/>
          <w:color w:val="188038"/>
          <w:sz w:val="24"/>
          <w:szCs w:val="24"/>
        </w:rPr>
        <w:t>.</w:t>
      </w:r>
      <w:r>
        <w:rPr>
          <w:sz w:val="24"/>
          <w:szCs w:val="24"/>
        </w:rPr>
        <w:t xml:space="preserve"> (open spaces).</w:t>
      </w:r>
    </w:p>
    <w:p w14:paraId="276F998D" w14:textId="77777777" w:rsidR="00FE49A8" w:rsidRDefault="00CC1D19">
      <w:pPr>
        <w:tabs>
          <w:tab w:val="left" w:pos="682"/>
        </w:tabs>
        <w:spacing w:before="77" w:line="252" w:lineRule="auto"/>
        <w:ind w:left="682" w:right="1370" w:hanging="201"/>
        <w:rPr>
          <w:sz w:val="24"/>
          <w:szCs w:val="24"/>
        </w:rPr>
      </w:pPr>
      <w:r>
        <w:rPr>
          <w:b/>
          <w:sz w:val="24"/>
          <w:szCs w:val="24"/>
        </w:rPr>
        <w:t>Start/Finish Coordinates</w:t>
      </w:r>
      <w:r>
        <w:rPr>
          <w:b/>
          <w:sz w:val="24"/>
          <w:szCs w:val="24"/>
        </w:rPr>
        <w:br/>
      </w:r>
      <w:r>
        <w:rPr>
          <w:sz w:val="24"/>
          <w:szCs w:val="24"/>
        </w:rPr>
        <w:t xml:space="preserve"> Type in the row/column for</w:t>
      </w:r>
      <w:r w:rsidRPr="000D61A5">
        <w:rPr>
          <w:sz w:val="24"/>
          <w:szCs w:val="24"/>
        </w:rPr>
        <w:t xml:space="preserve"> </w:t>
      </w:r>
      <w:r w:rsidRPr="000D61A5">
        <w:rPr>
          <w:rFonts w:eastAsia="Roboto Mono"/>
          <w:sz w:val="24"/>
          <w:szCs w:val="24"/>
        </w:rPr>
        <w:t>S</w:t>
      </w:r>
      <w:r>
        <w:rPr>
          <w:sz w:val="24"/>
          <w:szCs w:val="24"/>
        </w:rPr>
        <w:t xml:space="preserve"> (start) and </w:t>
      </w:r>
      <w:r w:rsidRPr="000D61A5">
        <w:rPr>
          <w:rFonts w:eastAsia="Roboto Mono"/>
          <w:color w:val="188038"/>
          <w:sz w:val="24"/>
          <w:szCs w:val="24"/>
        </w:rPr>
        <w:t>F</w:t>
      </w:r>
      <w:r>
        <w:rPr>
          <w:sz w:val="24"/>
          <w:szCs w:val="24"/>
        </w:rPr>
        <w:t xml:space="preserve"> (finish) when asked.</w:t>
      </w:r>
    </w:p>
    <w:p w14:paraId="7F628B0A" w14:textId="77777777" w:rsidR="00FE49A8" w:rsidRDefault="00CC1D19">
      <w:pPr>
        <w:tabs>
          <w:tab w:val="left" w:pos="682"/>
        </w:tabs>
        <w:spacing w:before="77" w:line="252" w:lineRule="auto"/>
        <w:ind w:left="682" w:right="1370" w:hanging="201"/>
        <w:rPr>
          <w:b/>
          <w:sz w:val="24"/>
          <w:szCs w:val="24"/>
        </w:rPr>
      </w:pPr>
      <w:r>
        <w:rPr>
          <w:b/>
          <w:sz w:val="24"/>
          <w:szCs w:val="24"/>
        </w:rPr>
        <w:t>Textual Visualization</w:t>
      </w:r>
    </w:p>
    <w:p w14:paraId="027CF027" w14:textId="77777777" w:rsidR="00FE49A8" w:rsidRPr="000D61A5" w:rsidRDefault="00CC1D19">
      <w:pPr>
        <w:numPr>
          <w:ilvl w:val="0"/>
          <w:numId w:val="14"/>
        </w:numPr>
        <w:tabs>
          <w:tab w:val="left" w:pos="682"/>
        </w:tabs>
        <w:spacing w:before="240" w:line="252" w:lineRule="auto"/>
        <w:rPr>
          <w:bCs/>
          <w:sz w:val="24"/>
          <w:szCs w:val="24"/>
        </w:rPr>
      </w:pPr>
      <w:r w:rsidRPr="000D61A5">
        <w:rPr>
          <w:bCs/>
          <w:sz w:val="24"/>
          <w:szCs w:val="24"/>
        </w:rPr>
        <w:t xml:space="preserve">Initial Grid is printed with </w:t>
      </w:r>
      <w:r w:rsidRPr="000D61A5">
        <w:rPr>
          <w:rFonts w:eastAsia="Roboto Mono"/>
          <w:bCs/>
          <w:sz w:val="24"/>
          <w:szCs w:val="24"/>
        </w:rPr>
        <w:t>#</w:t>
      </w:r>
      <w:r w:rsidRPr="000D61A5">
        <w:rPr>
          <w:bCs/>
          <w:sz w:val="24"/>
          <w:szCs w:val="24"/>
        </w:rPr>
        <w:t xml:space="preserve"> and </w:t>
      </w:r>
      <w:r w:rsidRPr="000D61A5">
        <w:rPr>
          <w:rFonts w:ascii="Roboto Mono" w:eastAsia="Roboto Mono" w:hAnsi="Roboto Mono" w:cs="Roboto Mono"/>
          <w:bCs/>
          <w:sz w:val="24"/>
          <w:szCs w:val="24"/>
        </w:rPr>
        <w:t>.</w:t>
      </w:r>
      <w:r w:rsidRPr="000D61A5">
        <w:rPr>
          <w:rFonts w:ascii="Roboto Mono" w:eastAsia="Roboto Mono" w:hAnsi="Roboto Mono" w:cs="Roboto Mono"/>
          <w:bCs/>
          <w:sz w:val="24"/>
          <w:szCs w:val="24"/>
        </w:rPr>
        <w:br/>
      </w:r>
    </w:p>
    <w:p w14:paraId="0E15C2D7" w14:textId="77777777" w:rsidR="00FE49A8" w:rsidRPr="000D61A5" w:rsidRDefault="00CC1D19">
      <w:pPr>
        <w:numPr>
          <w:ilvl w:val="0"/>
          <w:numId w:val="14"/>
        </w:numPr>
        <w:tabs>
          <w:tab w:val="left" w:pos="682"/>
        </w:tabs>
        <w:spacing w:line="252" w:lineRule="auto"/>
        <w:rPr>
          <w:bCs/>
          <w:sz w:val="24"/>
          <w:szCs w:val="24"/>
        </w:rPr>
      </w:pPr>
      <w:r w:rsidRPr="000D61A5">
        <w:rPr>
          <w:bCs/>
          <w:sz w:val="24"/>
          <w:szCs w:val="24"/>
        </w:rPr>
        <w:t xml:space="preserve">As the search runs, visited cells turn into </w:t>
      </w:r>
      <w:r w:rsidRPr="000D61A5">
        <w:rPr>
          <w:rFonts w:eastAsia="Roboto Mono"/>
          <w:bCs/>
          <w:sz w:val="24"/>
          <w:szCs w:val="24"/>
        </w:rPr>
        <w:t>+</w:t>
      </w:r>
      <w:r w:rsidRPr="000D61A5">
        <w:rPr>
          <w:rFonts w:ascii="Roboto Mono" w:eastAsia="Roboto Mono" w:hAnsi="Roboto Mono" w:cs="Roboto Mono"/>
          <w:bCs/>
          <w:sz w:val="24"/>
          <w:szCs w:val="24"/>
        </w:rPr>
        <w:br/>
      </w:r>
    </w:p>
    <w:p w14:paraId="73E06E33" w14:textId="77777777" w:rsidR="00FE49A8" w:rsidRPr="000D61A5" w:rsidRDefault="00CC1D19">
      <w:pPr>
        <w:numPr>
          <w:ilvl w:val="0"/>
          <w:numId w:val="14"/>
        </w:numPr>
        <w:tabs>
          <w:tab w:val="left" w:pos="682"/>
        </w:tabs>
        <w:spacing w:line="252" w:lineRule="auto"/>
        <w:rPr>
          <w:bCs/>
          <w:sz w:val="24"/>
          <w:szCs w:val="24"/>
        </w:rPr>
      </w:pPr>
      <w:r w:rsidRPr="000D61A5">
        <w:rPr>
          <w:bCs/>
          <w:sz w:val="24"/>
          <w:szCs w:val="24"/>
        </w:rPr>
        <w:t xml:space="preserve">Once the path is found, it’s marked with </w:t>
      </w:r>
      <w:r w:rsidRPr="000D61A5">
        <w:rPr>
          <w:rFonts w:eastAsia="Roboto Mono"/>
          <w:bCs/>
          <w:sz w:val="24"/>
          <w:szCs w:val="24"/>
        </w:rPr>
        <w:t>*</w:t>
      </w:r>
      <w:r w:rsidRPr="000D61A5">
        <w:rPr>
          <w:rFonts w:ascii="Roboto Mono" w:eastAsia="Roboto Mono" w:hAnsi="Roboto Mono" w:cs="Roboto Mono"/>
          <w:bCs/>
          <w:sz w:val="24"/>
          <w:szCs w:val="24"/>
        </w:rPr>
        <w:br/>
      </w:r>
    </w:p>
    <w:p w14:paraId="03F07EEF" w14:textId="77777777" w:rsidR="00FE49A8" w:rsidRDefault="00CC1D19">
      <w:pPr>
        <w:numPr>
          <w:ilvl w:val="0"/>
          <w:numId w:val="14"/>
        </w:numPr>
        <w:tabs>
          <w:tab w:val="left" w:pos="682"/>
        </w:tabs>
        <w:spacing w:after="240" w:line="252" w:lineRule="auto"/>
        <w:rPr>
          <w:sz w:val="24"/>
          <w:szCs w:val="24"/>
        </w:rPr>
      </w:pPr>
      <w:r w:rsidRPr="000D61A5">
        <w:rPr>
          <w:bCs/>
          <w:sz w:val="24"/>
          <w:szCs w:val="24"/>
        </w:rPr>
        <w:t xml:space="preserve">Finally the grid shows </w:t>
      </w:r>
      <w:r w:rsidRPr="000D61A5">
        <w:rPr>
          <w:rFonts w:eastAsia="Roboto Mono"/>
          <w:bCs/>
          <w:sz w:val="24"/>
          <w:szCs w:val="24"/>
        </w:rPr>
        <w:t>S</w:t>
      </w:r>
      <w:r w:rsidRPr="000D61A5">
        <w:rPr>
          <w:bCs/>
          <w:sz w:val="24"/>
          <w:szCs w:val="24"/>
        </w:rPr>
        <w:t xml:space="preserve">, </w:t>
      </w:r>
      <w:r w:rsidRPr="000D61A5">
        <w:rPr>
          <w:rFonts w:eastAsia="Roboto Mono"/>
          <w:bCs/>
          <w:sz w:val="24"/>
          <w:szCs w:val="24"/>
        </w:rPr>
        <w:t>F</w:t>
      </w:r>
      <w:r w:rsidRPr="000D61A5">
        <w:rPr>
          <w:bCs/>
          <w:sz w:val="24"/>
          <w:szCs w:val="24"/>
        </w:rPr>
        <w:t xml:space="preserve">, all </w:t>
      </w:r>
      <w:r w:rsidRPr="000D61A5">
        <w:rPr>
          <w:rFonts w:eastAsia="Roboto Mono"/>
          <w:bCs/>
          <w:sz w:val="24"/>
          <w:szCs w:val="24"/>
        </w:rPr>
        <w:t>+</w:t>
      </w:r>
      <w:r w:rsidRPr="000D61A5">
        <w:rPr>
          <w:bCs/>
          <w:sz w:val="24"/>
          <w:szCs w:val="24"/>
        </w:rPr>
        <w:t xml:space="preserve">, and the </w:t>
      </w:r>
      <w:r w:rsidRPr="000D61A5">
        <w:rPr>
          <w:rFonts w:eastAsia="Roboto Mono"/>
          <w:bCs/>
          <w:sz w:val="24"/>
          <w:szCs w:val="24"/>
        </w:rPr>
        <w:t>*</w:t>
      </w:r>
      <w:r w:rsidRPr="000D61A5">
        <w:rPr>
          <w:bCs/>
          <w:sz w:val="24"/>
          <w:szCs w:val="24"/>
        </w:rPr>
        <w:t xml:space="preserve"> path</w:t>
      </w:r>
      <w:r>
        <w:rPr>
          <w:sz w:val="24"/>
          <w:szCs w:val="24"/>
        </w:rPr>
        <w:br/>
      </w:r>
    </w:p>
    <w:p w14:paraId="3C425996" w14:textId="77777777" w:rsidR="00FE49A8" w:rsidRDefault="00CC1D19">
      <w:pPr>
        <w:tabs>
          <w:tab w:val="left" w:pos="682"/>
        </w:tabs>
        <w:spacing w:before="77" w:line="252" w:lineRule="auto"/>
        <w:ind w:left="682" w:right="1370" w:hanging="201"/>
        <w:rPr>
          <w:sz w:val="24"/>
          <w:szCs w:val="24"/>
        </w:rPr>
      </w:pPr>
      <w:r>
        <w:rPr>
          <w:b/>
          <w:sz w:val="24"/>
          <w:szCs w:val="24"/>
        </w:rPr>
        <w:t>Scenario Re-runs</w:t>
      </w:r>
      <w:r>
        <w:rPr>
          <w:b/>
          <w:sz w:val="24"/>
          <w:szCs w:val="24"/>
        </w:rPr>
        <w:br/>
      </w:r>
      <w:r>
        <w:rPr>
          <w:sz w:val="24"/>
          <w:szCs w:val="24"/>
        </w:rPr>
        <w:t xml:space="preserve"> To try different maps or densities, simply rerun the program with new inputs.</w:t>
      </w:r>
    </w:p>
    <w:p w14:paraId="5873A343" w14:textId="77777777" w:rsidR="00FE49A8" w:rsidRDefault="00FE49A8">
      <w:pPr>
        <w:pBdr>
          <w:top w:val="nil"/>
          <w:left w:val="nil"/>
          <w:bottom w:val="nil"/>
          <w:right w:val="nil"/>
          <w:between w:val="nil"/>
        </w:pBdr>
        <w:spacing w:before="214"/>
        <w:rPr>
          <w:color w:val="000000"/>
          <w:sz w:val="24"/>
          <w:szCs w:val="24"/>
        </w:rPr>
      </w:pPr>
    </w:p>
    <w:p w14:paraId="674B1E06" w14:textId="77777777" w:rsidR="00FE49A8" w:rsidRDefault="00CC1D19">
      <w:pPr>
        <w:pStyle w:val="Heading2"/>
        <w:numPr>
          <w:ilvl w:val="2"/>
          <w:numId w:val="9"/>
        </w:numPr>
        <w:tabs>
          <w:tab w:val="left" w:pos="957"/>
        </w:tabs>
        <w:spacing w:before="1"/>
      </w:pPr>
      <w:bookmarkStart w:id="21" w:name="qr4iot1778bq" w:colFirst="0" w:colLast="0"/>
      <w:bookmarkStart w:id="22" w:name="_xseukyrznnqd" w:colFirst="0" w:colLast="0"/>
      <w:bookmarkEnd w:id="21"/>
      <w:bookmarkEnd w:id="22"/>
      <w:r>
        <w:t>Components</w:t>
      </w:r>
    </w:p>
    <w:p w14:paraId="7A41797D" w14:textId="77777777" w:rsidR="000D61A5" w:rsidRDefault="00CC1D19" w:rsidP="000D61A5">
      <w:pPr>
        <w:spacing w:before="214"/>
        <w:rPr>
          <w:sz w:val="24"/>
          <w:szCs w:val="24"/>
        </w:rPr>
      </w:pPr>
      <w:r w:rsidRPr="000D61A5">
        <w:rPr>
          <w:b/>
          <w:sz w:val="24"/>
          <w:szCs w:val="24"/>
        </w:rPr>
        <w:t>PathFindingConsole</w:t>
      </w:r>
      <w:r w:rsidRPr="000D61A5">
        <w:rPr>
          <w:b/>
          <w:sz w:val="24"/>
          <w:szCs w:val="24"/>
        </w:rPr>
        <w:br/>
      </w:r>
      <w:r w:rsidRPr="000D61A5">
        <w:rPr>
          <w:sz w:val="24"/>
          <w:szCs w:val="24"/>
        </w:rPr>
        <w:t xml:space="preserve"> – The main class that drives the program.</w:t>
      </w:r>
      <w:r w:rsidRPr="000D61A5">
        <w:rPr>
          <w:sz w:val="24"/>
          <w:szCs w:val="24"/>
        </w:rPr>
        <w:br/>
        <w:t xml:space="preserve"> – Reads user input (grid size, obstacle density, algorithm choice, start/finish coords).</w:t>
      </w:r>
      <w:r w:rsidRPr="000D61A5">
        <w:rPr>
          <w:sz w:val="24"/>
          <w:szCs w:val="24"/>
        </w:rPr>
        <w:br/>
        <w:t xml:space="preserve"> – Calls methods to build the grid, run the chosen search, and print both the initial and final maps.</w:t>
      </w:r>
    </w:p>
    <w:p w14:paraId="47CDF5E6" w14:textId="77777777" w:rsidR="000D61A5" w:rsidRDefault="00CC1D19" w:rsidP="000D61A5">
      <w:pPr>
        <w:spacing w:before="214"/>
        <w:rPr>
          <w:sz w:val="24"/>
          <w:szCs w:val="24"/>
        </w:rPr>
      </w:pPr>
      <w:r w:rsidRPr="000D61A5">
        <w:rPr>
          <w:sz w:val="24"/>
          <w:szCs w:val="24"/>
        </w:rPr>
        <w:br/>
      </w:r>
      <w:r w:rsidRPr="000D61A5">
        <w:rPr>
          <w:b/>
          <w:sz w:val="24"/>
          <w:szCs w:val="24"/>
        </w:rPr>
        <w:t>Node</w:t>
      </w:r>
      <w:r w:rsidRPr="000D61A5">
        <w:rPr>
          <w:b/>
          <w:sz w:val="24"/>
          <w:szCs w:val="24"/>
        </w:rPr>
        <w:br/>
      </w:r>
      <w:r w:rsidRPr="000D61A5">
        <w:rPr>
          <w:sz w:val="24"/>
          <w:szCs w:val="24"/>
        </w:rPr>
        <w:t xml:space="preserve"> – A nested static class representing each cell on the grid.</w:t>
      </w:r>
      <w:r w:rsidRPr="000D61A5">
        <w:rPr>
          <w:sz w:val="24"/>
          <w:szCs w:val="24"/>
        </w:rPr>
        <w:br/>
        <w:t xml:space="preserve"> – Holds </w:t>
      </w:r>
      <w:r w:rsidRPr="000D61A5">
        <w:rPr>
          <w:rFonts w:eastAsia="Roboto Mono"/>
          <w:sz w:val="24"/>
          <w:szCs w:val="24"/>
        </w:rPr>
        <w:t>x, y</w:t>
      </w:r>
      <w:r w:rsidRPr="000D61A5">
        <w:rPr>
          <w:sz w:val="24"/>
          <w:szCs w:val="24"/>
        </w:rPr>
        <w:t xml:space="preserve"> coordinates, a </w:t>
      </w:r>
      <w:r w:rsidRPr="000D61A5">
        <w:rPr>
          <w:rFonts w:eastAsia="Roboto Mono"/>
          <w:sz w:val="24"/>
          <w:szCs w:val="24"/>
        </w:rPr>
        <w:t>type</w:t>
      </w:r>
      <w:r w:rsidRPr="000D61A5">
        <w:rPr>
          <w:sz w:val="24"/>
          <w:szCs w:val="24"/>
        </w:rPr>
        <w:t xml:space="preserve"> (</w:t>
      </w:r>
      <w:r w:rsidRPr="000D61A5">
        <w:rPr>
          <w:rFonts w:eastAsia="Roboto Mono"/>
          <w:sz w:val="24"/>
          <w:szCs w:val="24"/>
        </w:rPr>
        <w:t>S</w:t>
      </w:r>
      <w:r w:rsidRPr="000D61A5">
        <w:rPr>
          <w:sz w:val="24"/>
          <w:szCs w:val="24"/>
        </w:rPr>
        <w:t xml:space="preserve">, </w:t>
      </w:r>
      <w:r w:rsidRPr="000D61A5">
        <w:rPr>
          <w:rFonts w:eastAsia="Roboto Mono"/>
          <w:sz w:val="24"/>
          <w:szCs w:val="24"/>
        </w:rPr>
        <w:t>F</w:t>
      </w:r>
      <w:r w:rsidRPr="000D61A5">
        <w:rPr>
          <w:sz w:val="24"/>
          <w:szCs w:val="24"/>
        </w:rPr>
        <w:t xml:space="preserve">, </w:t>
      </w:r>
      <w:r w:rsidRPr="000D61A5">
        <w:rPr>
          <w:rFonts w:eastAsia="Roboto Mono"/>
          <w:sz w:val="24"/>
          <w:szCs w:val="24"/>
        </w:rPr>
        <w:t>#</w:t>
      </w:r>
      <w:r w:rsidRPr="000D61A5">
        <w:rPr>
          <w:sz w:val="24"/>
          <w:szCs w:val="24"/>
        </w:rPr>
        <w:t xml:space="preserve">, </w:t>
      </w:r>
      <w:r w:rsidRPr="000D61A5">
        <w:rPr>
          <w:rFonts w:eastAsia="Roboto Mono"/>
          <w:sz w:val="24"/>
          <w:szCs w:val="24"/>
        </w:rPr>
        <w:t>.</w:t>
      </w:r>
      <w:r w:rsidRPr="000D61A5">
        <w:rPr>
          <w:sz w:val="24"/>
          <w:szCs w:val="24"/>
        </w:rPr>
        <w:t xml:space="preserve">, </w:t>
      </w:r>
      <w:r w:rsidRPr="000D61A5">
        <w:rPr>
          <w:rFonts w:eastAsia="Roboto Mono"/>
          <w:sz w:val="24"/>
          <w:szCs w:val="24"/>
        </w:rPr>
        <w:t>+</w:t>
      </w:r>
      <w:r w:rsidRPr="000D61A5">
        <w:rPr>
          <w:sz w:val="24"/>
          <w:szCs w:val="24"/>
        </w:rPr>
        <w:t xml:space="preserve">, or </w:t>
      </w:r>
      <w:r w:rsidRPr="000D61A5">
        <w:rPr>
          <w:rFonts w:eastAsia="Roboto Mono"/>
          <w:sz w:val="24"/>
          <w:szCs w:val="24"/>
        </w:rPr>
        <w:t>*</w:t>
      </w:r>
      <w:r w:rsidRPr="000D61A5">
        <w:rPr>
          <w:sz w:val="24"/>
          <w:szCs w:val="24"/>
        </w:rPr>
        <w:t>), cost fields (</w:t>
      </w:r>
      <w:r w:rsidRPr="000D61A5">
        <w:rPr>
          <w:rFonts w:eastAsia="Roboto Mono"/>
          <w:sz w:val="24"/>
          <w:szCs w:val="24"/>
        </w:rPr>
        <w:t>gCost</w:t>
      </w:r>
      <w:r w:rsidRPr="000D61A5">
        <w:rPr>
          <w:sz w:val="24"/>
          <w:szCs w:val="24"/>
        </w:rPr>
        <w:t xml:space="preserve">, </w:t>
      </w:r>
      <w:r w:rsidRPr="000D61A5">
        <w:rPr>
          <w:rFonts w:eastAsia="Roboto Mono"/>
          <w:sz w:val="24"/>
          <w:szCs w:val="24"/>
        </w:rPr>
        <w:t>hCost</w:t>
      </w:r>
      <w:r w:rsidRPr="000D61A5">
        <w:rPr>
          <w:sz w:val="24"/>
          <w:szCs w:val="24"/>
        </w:rPr>
        <w:t xml:space="preserve">), a </w:t>
      </w:r>
      <w:r w:rsidRPr="000D61A5">
        <w:rPr>
          <w:rFonts w:eastAsia="Roboto Mono"/>
          <w:sz w:val="24"/>
          <w:szCs w:val="24"/>
        </w:rPr>
        <w:t>parent</w:t>
      </w:r>
      <w:r w:rsidRPr="000D61A5">
        <w:rPr>
          <w:sz w:val="24"/>
          <w:szCs w:val="24"/>
        </w:rPr>
        <w:t xml:space="preserve"> pointer, and a </w:t>
      </w:r>
      <w:r w:rsidRPr="000D61A5">
        <w:rPr>
          <w:rFonts w:eastAsia="Roboto Mono"/>
          <w:sz w:val="24"/>
          <w:szCs w:val="24"/>
        </w:rPr>
        <w:t>visited</w:t>
      </w:r>
      <w:r w:rsidRPr="000D61A5">
        <w:rPr>
          <w:sz w:val="24"/>
          <w:szCs w:val="24"/>
        </w:rPr>
        <w:t xml:space="preserve"> flag.</w:t>
      </w:r>
    </w:p>
    <w:p w14:paraId="3DB47E29" w14:textId="77777777" w:rsidR="000D61A5" w:rsidRDefault="00CC1D19" w:rsidP="000D61A5">
      <w:pPr>
        <w:spacing w:before="214"/>
        <w:rPr>
          <w:sz w:val="24"/>
          <w:szCs w:val="24"/>
        </w:rPr>
      </w:pPr>
      <w:r w:rsidRPr="000D61A5">
        <w:rPr>
          <w:sz w:val="24"/>
          <w:szCs w:val="24"/>
        </w:rPr>
        <w:br/>
      </w:r>
      <w:r w:rsidRPr="000D61A5">
        <w:rPr>
          <w:b/>
          <w:sz w:val="24"/>
          <w:szCs w:val="24"/>
        </w:rPr>
        <w:t>Algorithm</w:t>
      </w:r>
      <w:r w:rsidRPr="000D61A5">
        <w:rPr>
          <w:b/>
          <w:sz w:val="24"/>
          <w:szCs w:val="24"/>
        </w:rPr>
        <w:br/>
      </w:r>
      <w:r w:rsidRPr="000D61A5">
        <w:rPr>
          <w:sz w:val="24"/>
          <w:szCs w:val="24"/>
        </w:rPr>
        <w:t xml:space="preserve"> – A nested static class with four static methods: </w:t>
      </w:r>
      <w:r w:rsidRPr="000D61A5">
        <w:rPr>
          <w:rFonts w:eastAsia="Roboto Mono"/>
          <w:sz w:val="24"/>
          <w:szCs w:val="24"/>
        </w:rPr>
        <w:t>dijkstra</w:t>
      </w:r>
      <w:r w:rsidRPr="000D61A5">
        <w:rPr>
          <w:sz w:val="24"/>
          <w:szCs w:val="24"/>
        </w:rPr>
        <w:t xml:space="preserve">, </w:t>
      </w:r>
      <w:r w:rsidRPr="000D61A5">
        <w:rPr>
          <w:rFonts w:eastAsia="Roboto Mono"/>
          <w:sz w:val="24"/>
          <w:szCs w:val="24"/>
        </w:rPr>
        <w:t>aStar</w:t>
      </w:r>
      <w:r w:rsidRPr="000D61A5">
        <w:rPr>
          <w:sz w:val="24"/>
          <w:szCs w:val="24"/>
        </w:rPr>
        <w:t xml:space="preserve">, </w:t>
      </w:r>
      <w:r w:rsidRPr="000D61A5">
        <w:rPr>
          <w:rFonts w:eastAsia="Roboto Mono"/>
          <w:sz w:val="24"/>
          <w:szCs w:val="24"/>
        </w:rPr>
        <w:t>bfs</w:t>
      </w:r>
      <w:r w:rsidRPr="000D61A5">
        <w:rPr>
          <w:sz w:val="24"/>
          <w:szCs w:val="24"/>
        </w:rPr>
        <w:t xml:space="preserve">, and </w:t>
      </w:r>
      <w:r w:rsidRPr="000D61A5">
        <w:rPr>
          <w:rFonts w:eastAsia="Roboto Mono"/>
          <w:sz w:val="24"/>
          <w:szCs w:val="24"/>
        </w:rPr>
        <w:t>dfs</w:t>
      </w:r>
      <w:r w:rsidRPr="000D61A5">
        <w:rPr>
          <w:sz w:val="24"/>
          <w:szCs w:val="24"/>
        </w:rPr>
        <w:t>.</w:t>
      </w:r>
      <w:r w:rsidRPr="000D61A5">
        <w:rPr>
          <w:sz w:val="24"/>
          <w:szCs w:val="24"/>
        </w:rPr>
        <w:br/>
        <w:t xml:space="preserve"> – Includes helpers for generating neighbors, computing the Manhattan heuristic, marking visited cells, and reconstructing the final path.</w:t>
      </w:r>
    </w:p>
    <w:p w14:paraId="47CBC078" w14:textId="435F650D" w:rsidR="00FE49A8" w:rsidRPr="000D61A5" w:rsidRDefault="00CC1D19" w:rsidP="000D61A5">
      <w:pPr>
        <w:spacing w:before="214"/>
        <w:rPr>
          <w:sz w:val="24"/>
          <w:szCs w:val="24"/>
        </w:rPr>
      </w:pPr>
      <w:r w:rsidRPr="000D61A5">
        <w:rPr>
          <w:sz w:val="24"/>
          <w:szCs w:val="24"/>
        </w:rPr>
        <w:br/>
      </w:r>
      <w:r w:rsidRPr="000D61A5">
        <w:rPr>
          <w:b/>
          <w:sz w:val="24"/>
          <w:szCs w:val="24"/>
        </w:rPr>
        <w:t>Utility Methods (in PathFindingConsole)</w:t>
      </w:r>
      <w:r w:rsidRPr="000D61A5">
        <w:rPr>
          <w:b/>
          <w:sz w:val="24"/>
          <w:szCs w:val="24"/>
        </w:rPr>
        <w:br/>
      </w:r>
      <w:r w:rsidRPr="000D61A5">
        <w:rPr>
          <w:sz w:val="24"/>
          <w:szCs w:val="24"/>
        </w:rPr>
        <w:t xml:space="preserve"> – </w:t>
      </w:r>
      <w:r w:rsidRPr="000D61A5">
        <w:rPr>
          <w:rFonts w:eastAsia="Roboto Mono"/>
          <w:sz w:val="24"/>
          <w:szCs w:val="24"/>
        </w:rPr>
        <w:t>initializeGrid(double density)</w:t>
      </w:r>
      <w:r w:rsidRPr="000D61A5">
        <w:rPr>
          <w:sz w:val="24"/>
          <w:szCs w:val="24"/>
        </w:rPr>
        <w:t>: fills the grid with walls or empty spaces.</w:t>
      </w:r>
      <w:r w:rsidRPr="000D61A5">
        <w:rPr>
          <w:sz w:val="24"/>
          <w:szCs w:val="24"/>
        </w:rPr>
        <w:br/>
        <w:t xml:space="preserve"> – </w:t>
      </w:r>
      <w:r w:rsidRPr="000D61A5">
        <w:rPr>
          <w:rFonts w:eastAsia="Roboto Mono"/>
          <w:sz w:val="24"/>
          <w:szCs w:val="24"/>
        </w:rPr>
        <w:t>placeEndpoints(Scanner)</w:t>
      </w:r>
      <w:r w:rsidRPr="000D61A5">
        <w:rPr>
          <w:sz w:val="24"/>
          <w:szCs w:val="24"/>
        </w:rPr>
        <w:t>: reads and sets the start (</w:t>
      </w:r>
      <w:r w:rsidRPr="000D61A5">
        <w:rPr>
          <w:rFonts w:eastAsia="Roboto Mono"/>
          <w:sz w:val="24"/>
          <w:szCs w:val="24"/>
        </w:rPr>
        <w:t>S</w:t>
      </w:r>
      <w:r w:rsidRPr="000D61A5">
        <w:rPr>
          <w:sz w:val="24"/>
          <w:szCs w:val="24"/>
        </w:rPr>
        <w:t>) and finish (</w:t>
      </w:r>
      <w:r w:rsidRPr="000D61A5">
        <w:rPr>
          <w:rFonts w:eastAsia="Roboto Mono"/>
          <w:sz w:val="24"/>
          <w:szCs w:val="24"/>
        </w:rPr>
        <w:t>F</w:t>
      </w:r>
      <w:r w:rsidRPr="000D61A5">
        <w:rPr>
          <w:sz w:val="24"/>
          <w:szCs w:val="24"/>
        </w:rPr>
        <w:t>) nodes.</w:t>
      </w:r>
      <w:r w:rsidRPr="000D61A5">
        <w:rPr>
          <w:sz w:val="24"/>
          <w:szCs w:val="24"/>
        </w:rPr>
        <w:br/>
        <w:t xml:space="preserve"> – </w:t>
      </w:r>
      <w:r w:rsidRPr="000D61A5">
        <w:rPr>
          <w:rFonts w:eastAsia="Roboto Mono"/>
          <w:sz w:val="24"/>
          <w:szCs w:val="24"/>
        </w:rPr>
        <w:t>printGrid(Node[][])</w:t>
      </w:r>
      <w:r w:rsidRPr="000D61A5">
        <w:rPr>
          <w:sz w:val="24"/>
          <w:szCs w:val="24"/>
        </w:rPr>
        <w:t>: prints the current grid to the console.</w:t>
      </w:r>
      <w:r w:rsidRPr="000D61A5">
        <w:rPr>
          <w:sz w:val="24"/>
          <w:szCs w:val="24"/>
        </w:rPr>
        <w:br/>
        <w:t xml:space="preserve"> – </w:t>
      </w:r>
      <w:r w:rsidRPr="000D61A5">
        <w:rPr>
          <w:rFonts w:eastAsia="Roboto Mono"/>
          <w:sz w:val="24"/>
          <w:szCs w:val="24"/>
        </w:rPr>
        <w:t>markPath(List&lt;Node&gt;)</w:t>
      </w:r>
      <w:r w:rsidRPr="000D61A5">
        <w:rPr>
          <w:sz w:val="24"/>
          <w:szCs w:val="24"/>
        </w:rPr>
        <w:t xml:space="preserve">: back‐tracks from finish to start marking </w:t>
      </w:r>
      <w:r w:rsidRPr="000D61A5">
        <w:rPr>
          <w:rFonts w:eastAsia="Roboto Mono"/>
          <w:sz w:val="24"/>
          <w:szCs w:val="24"/>
        </w:rPr>
        <w:t>*</w:t>
      </w:r>
      <w:r w:rsidRPr="000D61A5">
        <w:rPr>
          <w:sz w:val="24"/>
          <w:szCs w:val="24"/>
        </w:rPr>
        <w:t xml:space="preserve"> for the final route.</w:t>
      </w:r>
    </w:p>
    <w:p w14:paraId="6EA391D5" w14:textId="77777777" w:rsidR="00FE49A8" w:rsidRDefault="00FE49A8">
      <w:pPr>
        <w:pBdr>
          <w:top w:val="nil"/>
          <w:left w:val="nil"/>
          <w:bottom w:val="nil"/>
          <w:right w:val="nil"/>
          <w:between w:val="nil"/>
        </w:pBdr>
        <w:spacing w:before="214"/>
        <w:rPr>
          <w:sz w:val="24"/>
          <w:szCs w:val="24"/>
        </w:rPr>
      </w:pPr>
    </w:p>
    <w:p w14:paraId="141E9B35" w14:textId="77777777" w:rsidR="00FE49A8" w:rsidRDefault="00CC1D19">
      <w:pPr>
        <w:pStyle w:val="Heading2"/>
        <w:numPr>
          <w:ilvl w:val="2"/>
          <w:numId w:val="9"/>
        </w:numPr>
        <w:tabs>
          <w:tab w:val="left" w:pos="957"/>
        </w:tabs>
        <w:spacing w:before="1"/>
      </w:pPr>
      <w:bookmarkStart w:id="23" w:name="8we87r1iozqf" w:colFirst="0" w:colLast="0"/>
      <w:bookmarkStart w:id="24" w:name="_gx9x2alw0uki" w:colFirst="0" w:colLast="0"/>
      <w:bookmarkEnd w:id="23"/>
      <w:bookmarkEnd w:id="24"/>
      <w:r>
        <w:t>Functionality Breakdown</w:t>
      </w:r>
    </w:p>
    <w:p w14:paraId="7534F96C" w14:textId="77777777" w:rsidR="00FE49A8" w:rsidRPr="000D61A5" w:rsidRDefault="00CC1D19">
      <w:pPr>
        <w:numPr>
          <w:ilvl w:val="3"/>
          <w:numId w:val="9"/>
        </w:numPr>
        <w:tabs>
          <w:tab w:val="left" w:pos="682"/>
        </w:tabs>
        <w:spacing w:before="185" w:line="252" w:lineRule="auto"/>
        <w:ind w:right="1370"/>
      </w:pPr>
      <w:r w:rsidRPr="000D61A5">
        <w:rPr>
          <w:b/>
          <w:sz w:val="24"/>
          <w:szCs w:val="24"/>
        </w:rPr>
        <w:t>Initialization</w:t>
      </w:r>
      <w:r w:rsidRPr="000D61A5">
        <w:rPr>
          <w:b/>
          <w:sz w:val="24"/>
          <w:szCs w:val="24"/>
        </w:rPr>
        <w:br/>
      </w:r>
      <w:r w:rsidRPr="000D61A5">
        <w:rPr>
          <w:sz w:val="24"/>
          <w:szCs w:val="24"/>
        </w:rPr>
        <w:t xml:space="preserve"> Read user inputs for grid size, obstacle density, algorithm choice, and start/finish coordinates.</w:t>
      </w:r>
    </w:p>
    <w:p w14:paraId="0C5194C8" w14:textId="77777777" w:rsidR="00FE49A8" w:rsidRPr="000D61A5" w:rsidRDefault="00CC1D19">
      <w:pPr>
        <w:numPr>
          <w:ilvl w:val="3"/>
          <w:numId w:val="9"/>
        </w:numPr>
        <w:tabs>
          <w:tab w:val="left" w:pos="682"/>
        </w:tabs>
        <w:spacing w:before="185" w:line="252" w:lineRule="auto"/>
        <w:ind w:right="1370"/>
      </w:pPr>
      <w:r w:rsidRPr="000D61A5">
        <w:rPr>
          <w:b/>
          <w:sz w:val="24"/>
          <w:szCs w:val="24"/>
        </w:rPr>
        <w:t>Grid Creation</w:t>
      </w:r>
      <w:r w:rsidRPr="000D61A5">
        <w:rPr>
          <w:b/>
          <w:sz w:val="24"/>
          <w:szCs w:val="24"/>
        </w:rPr>
        <w:br/>
      </w:r>
      <w:r w:rsidRPr="000D61A5">
        <w:rPr>
          <w:sz w:val="24"/>
          <w:szCs w:val="24"/>
        </w:rPr>
        <w:t xml:space="preserve"> Fill a 2D </w:t>
      </w:r>
      <w:r w:rsidRPr="000D61A5">
        <w:rPr>
          <w:rFonts w:eastAsia="Roboto Mono"/>
          <w:sz w:val="24"/>
          <w:szCs w:val="24"/>
        </w:rPr>
        <w:t>Node[][]</w:t>
      </w:r>
      <w:r w:rsidRPr="000D61A5">
        <w:rPr>
          <w:sz w:val="24"/>
          <w:szCs w:val="24"/>
        </w:rPr>
        <w:t xml:space="preserve"> array with walls (</w:t>
      </w:r>
      <w:r w:rsidRPr="000D61A5">
        <w:rPr>
          <w:rFonts w:eastAsia="Roboto Mono"/>
          <w:sz w:val="24"/>
          <w:szCs w:val="24"/>
        </w:rPr>
        <w:t>#</w:t>
      </w:r>
      <w:r w:rsidRPr="000D61A5">
        <w:rPr>
          <w:sz w:val="24"/>
          <w:szCs w:val="24"/>
        </w:rPr>
        <w:t>) or open spaces (</w:t>
      </w:r>
      <w:r w:rsidRPr="000D61A5">
        <w:rPr>
          <w:rFonts w:eastAsia="Roboto Mono"/>
          <w:sz w:val="24"/>
          <w:szCs w:val="24"/>
        </w:rPr>
        <w:t>.</w:t>
      </w:r>
      <w:r w:rsidRPr="000D61A5">
        <w:rPr>
          <w:sz w:val="24"/>
          <w:szCs w:val="24"/>
        </w:rPr>
        <w:t>) according to the density value.</w:t>
      </w:r>
    </w:p>
    <w:p w14:paraId="30C5698A" w14:textId="77777777" w:rsidR="00FE49A8" w:rsidRPr="000D61A5" w:rsidRDefault="00CC1D19">
      <w:pPr>
        <w:numPr>
          <w:ilvl w:val="3"/>
          <w:numId w:val="9"/>
        </w:numPr>
        <w:tabs>
          <w:tab w:val="left" w:pos="682"/>
        </w:tabs>
        <w:spacing w:before="185" w:line="252" w:lineRule="auto"/>
        <w:ind w:right="1370"/>
      </w:pPr>
      <w:r w:rsidRPr="000D61A5">
        <w:rPr>
          <w:b/>
          <w:sz w:val="24"/>
          <w:szCs w:val="24"/>
        </w:rPr>
        <w:t>Endpoint Placement</w:t>
      </w:r>
      <w:r w:rsidRPr="000D61A5">
        <w:rPr>
          <w:b/>
          <w:sz w:val="24"/>
          <w:szCs w:val="24"/>
        </w:rPr>
        <w:br/>
      </w:r>
      <w:r w:rsidRPr="000D61A5">
        <w:rPr>
          <w:sz w:val="24"/>
          <w:szCs w:val="24"/>
        </w:rPr>
        <w:t xml:space="preserve"> Place the start node (</w:t>
      </w:r>
      <w:r w:rsidRPr="000D61A5">
        <w:rPr>
          <w:rFonts w:eastAsia="Roboto Mono"/>
          <w:sz w:val="24"/>
          <w:szCs w:val="24"/>
        </w:rPr>
        <w:t>S</w:t>
      </w:r>
      <w:r w:rsidRPr="000D61A5">
        <w:rPr>
          <w:sz w:val="24"/>
          <w:szCs w:val="24"/>
        </w:rPr>
        <w:t>) and finish node (</w:t>
      </w:r>
      <w:r w:rsidRPr="000D61A5">
        <w:rPr>
          <w:rFonts w:eastAsia="Roboto Mono"/>
          <w:sz w:val="24"/>
          <w:szCs w:val="24"/>
        </w:rPr>
        <w:t>F</w:t>
      </w:r>
      <w:r w:rsidRPr="000D61A5">
        <w:rPr>
          <w:sz w:val="24"/>
          <w:szCs w:val="24"/>
        </w:rPr>
        <w:t>) at the user-specified coordinates.</w:t>
      </w:r>
    </w:p>
    <w:p w14:paraId="206EA568" w14:textId="77777777" w:rsidR="00FE49A8" w:rsidRPr="000D61A5" w:rsidRDefault="00CC1D19">
      <w:pPr>
        <w:numPr>
          <w:ilvl w:val="3"/>
          <w:numId w:val="9"/>
        </w:numPr>
        <w:tabs>
          <w:tab w:val="left" w:pos="682"/>
        </w:tabs>
        <w:spacing w:before="185" w:line="252" w:lineRule="auto"/>
        <w:ind w:right="1370"/>
      </w:pPr>
      <w:r w:rsidRPr="000D61A5">
        <w:rPr>
          <w:b/>
          <w:sz w:val="24"/>
          <w:szCs w:val="24"/>
        </w:rPr>
        <w:t>Algorithm Execution</w:t>
      </w:r>
      <w:r w:rsidRPr="000D61A5">
        <w:rPr>
          <w:b/>
          <w:sz w:val="24"/>
          <w:szCs w:val="24"/>
        </w:rPr>
        <w:br/>
      </w:r>
      <w:r w:rsidRPr="000D61A5">
        <w:rPr>
          <w:sz w:val="24"/>
          <w:szCs w:val="24"/>
        </w:rPr>
        <w:t xml:space="preserve"> Run the chosen search (Dijkstra, A*, BFS, or DFS). As it explores, mark visited cells as </w:t>
      </w:r>
      <w:r w:rsidRPr="000D61A5">
        <w:rPr>
          <w:rFonts w:eastAsia="Roboto Mono"/>
          <w:sz w:val="24"/>
          <w:szCs w:val="24"/>
        </w:rPr>
        <w:t>+</w:t>
      </w:r>
      <w:r w:rsidRPr="000D61A5">
        <w:rPr>
          <w:sz w:val="24"/>
          <w:szCs w:val="24"/>
        </w:rPr>
        <w:t>.</w:t>
      </w:r>
    </w:p>
    <w:p w14:paraId="4FCC4B31" w14:textId="77777777" w:rsidR="00FE49A8" w:rsidRPr="000D61A5" w:rsidRDefault="00CC1D19">
      <w:pPr>
        <w:numPr>
          <w:ilvl w:val="3"/>
          <w:numId w:val="9"/>
        </w:numPr>
        <w:tabs>
          <w:tab w:val="left" w:pos="682"/>
        </w:tabs>
        <w:spacing w:before="185" w:line="252" w:lineRule="auto"/>
        <w:ind w:right="1370"/>
      </w:pPr>
      <w:r w:rsidRPr="000D61A5">
        <w:rPr>
          <w:b/>
          <w:sz w:val="24"/>
          <w:szCs w:val="24"/>
        </w:rPr>
        <w:t>Textual Visualization</w:t>
      </w:r>
      <w:r w:rsidRPr="000D61A5">
        <w:rPr>
          <w:b/>
          <w:sz w:val="24"/>
          <w:szCs w:val="24"/>
        </w:rPr>
        <w:br/>
      </w:r>
      <w:r w:rsidRPr="000D61A5">
        <w:rPr>
          <w:sz w:val="24"/>
          <w:szCs w:val="24"/>
        </w:rPr>
        <w:t xml:space="preserve"> Print the initial grid, then show </w:t>
      </w:r>
      <w:r w:rsidRPr="000D61A5">
        <w:rPr>
          <w:rFonts w:eastAsia="Roboto Mono"/>
          <w:sz w:val="24"/>
          <w:szCs w:val="24"/>
        </w:rPr>
        <w:t>+</w:t>
      </w:r>
      <w:r w:rsidRPr="000D61A5">
        <w:rPr>
          <w:sz w:val="24"/>
          <w:szCs w:val="24"/>
        </w:rPr>
        <w:t xml:space="preserve"> for every visited cell, and finally trace the shortest path with </w:t>
      </w:r>
      <w:r w:rsidRPr="000D61A5">
        <w:rPr>
          <w:rFonts w:eastAsia="Roboto Mono"/>
          <w:sz w:val="24"/>
          <w:szCs w:val="24"/>
        </w:rPr>
        <w:t>*</w:t>
      </w:r>
      <w:r w:rsidRPr="000D61A5">
        <w:rPr>
          <w:sz w:val="24"/>
          <w:szCs w:val="24"/>
        </w:rPr>
        <w:t xml:space="preserve"> before re-printing the completed grid.</w:t>
      </w:r>
    </w:p>
    <w:p w14:paraId="6B6D6A6B" w14:textId="77777777" w:rsidR="00FE49A8" w:rsidRDefault="00FE49A8">
      <w:pPr>
        <w:pBdr>
          <w:top w:val="nil"/>
          <w:left w:val="nil"/>
          <w:bottom w:val="nil"/>
          <w:right w:val="nil"/>
          <w:between w:val="nil"/>
        </w:pBdr>
        <w:spacing w:before="265"/>
        <w:rPr>
          <w:color w:val="000000"/>
          <w:sz w:val="24"/>
          <w:szCs w:val="24"/>
        </w:rPr>
      </w:pPr>
    </w:p>
    <w:p w14:paraId="5F987FFB" w14:textId="77777777" w:rsidR="00FE49A8" w:rsidRDefault="00CC1D19">
      <w:pPr>
        <w:pStyle w:val="Heading1"/>
        <w:numPr>
          <w:ilvl w:val="1"/>
          <w:numId w:val="9"/>
        </w:numPr>
        <w:tabs>
          <w:tab w:val="left" w:pos="871"/>
        </w:tabs>
        <w:ind w:hanging="774"/>
      </w:pPr>
      <w:bookmarkStart w:id="25" w:name="d8ebrdufav5" w:colFirst="0" w:colLast="0"/>
      <w:bookmarkStart w:id="26" w:name="_efyos1vhibzs" w:colFirst="0" w:colLast="0"/>
      <w:bookmarkEnd w:id="25"/>
      <w:bookmarkEnd w:id="26"/>
      <w:r>
        <w:t>Implementation</w:t>
      </w:r>
    </w:p>
    <w:p w14:paraId="7872BCC9" w14:textId="77777777" w:rsidR="00FE49A8" w:rsidRDefault="00CC1D19">
      <w:pPr>
        <w:pStyle w:val="Heading2"/>
        <w:numPr>
          <w:ilvl w:val="2"/>
          <w:numId w:val="9"/>
        </w:numPr>
        <w:tabs>
          <w:tab w:val="left" w:pos="957"/>
        </w:tabs>
      </w:pPr>
      <w:bookmarkStart w:id="27" w:name="wxmfdmsbb1ua" w:colFirst="0" w:colLast="0"/>
      <w:bookmarkStart w:id="28" w:name="_ge0hc3brfew3" w:colFirst="0" w:colLast="0"/>
      <w:bookmarkEnd w:id="27"/>
      <w:bookmarkEnd w:id="28"/>
      <w:r>
        <w:t>The workflow</w:t>
      </w:r>
    </w:p>
    <w:p w14:paraId="64C16DD8" w14:textId="77777777" w:rsidR="00FE49A8" w:rsidRDefault="00CC1D19">
      <w:pPr>
        <w:tabs>
          <w:tab w:val="left" w:pos="682"/>
        </w:tabs>
        <w:spacing w:before="185" w:line="252" w:lineRule="auto"/>
        <w:ind w:left="682" w:right="1370" w:hanging="201"/>
        <w:rPr>
          <w:b/>
          <w:sz w:val="24"/>
          <w:szCs w:val="24"/>
        </w:rPr>
      </w:pPr>
      <w:r>
        <w:rPr>
          <w:b/>
          <w:sz w:val="24"/>
          <w:szCs w:val="24"/>
        </w:rPr>
        <w:t>Initialization &amp; Input</w:t>
      </w:r>
    </w:p>
    <w:p w14:paraId="6B9FD700" w14:textId="77777777" w:rsidR="00FE49A8" w:rsidRPr="000D61A5" w:rsidRDefault="00CC1D19">
      <w:pPr>
        <w:numPr>
          <w:ilvl w:val="0"/>
          <w:numId w:val="18"/>
        </w:numPr>
        <w:tabs>
          <w:tab w:val="left" w:pos="682"/>
        </w:tabs>
        <w:spacing w:before="240" w:after="240" w:line="252" w:lineRule="auto"/>
        <w:rPr>
          <w:sz w:val="24"/>
          <w:szCs w:val="24"/>
        </w:rPr>
      </w:pPr>
      <w:r w:rsidRPr="000D61A5">
        <w:rPr>
          <w:sz w:val="24"/>
          <w:szCs w:val="24"/>
        </w:rPr>
        <w:t xml:space="preserve">The program starts in </w:t>
      </w:r>
      <w:r w:rsidRPr="000D61A5">
        <w:rPr>
          <w:rFonts w:eastAsia="Roboto Mono"/>
          <w:sz w:val="24"/>
          <w:szCs w:val="24"/>
        </w:rPr>
        <w:t>main</w:t>
      </w:r>
      <w:r w:rsidRPr="000D61A5">
        <w:rPr>
          <w:sz w:val="24"/>
          <w:szCs w:val="24"/>
        </w:rPr>
        <w:t xml:space="preserve">, prompting the user (via </w:t>
      </w:r>
      <w:r w:rsidRPr="000D61A5">
        <w:rPr>
          <w:rFonts w:eastAsia="Roboto Mono"/>
          <w:sz w:val="24"/>
          <w:szCs w:val="24"/>
        </w:rPr>
        <w:t>Scanner</w:t>
      </w:r>
      <w:r w:rsidRPr="000D61A5">
        <w:rPr>
          <w:sz w:val="24"/>
          <w:szCs w:val="24"/>
        </w:rPr>
        <w:t>) to enter grid size (rows, cols), obstacle density (0–1), algorithm choice (1 = Dijkstra, 2 = A*, 3 = BFS, 4 = DFS), and start/finish coordinates.</w:t>
      </w:r>
    </w:p>
    <w:p w14:paraId="6E080B8A"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Grid Creation</w:t>
      </w:r>
    </w:p>
    <w:p w14:paraId="45AFA6BE" w14:textId="77777777" w:rsidR="00FE49A8" w:rsidRPr="000D61A5" w:rsidRDefault="00CC1D19">
      <w:pPr>
        <w:numPr>
          <w:ilvl w:val="0"/>
          <w:numId w:val="15"/>
        </w:numPr>
        <w:tabs>
          <w:tab w:val="left" w:pos="682"/>
        </w:tabs>
        <w:spacing w:before="240" w:after="240" w:line="252" w:lineRule="auto"/>
        <w:rPr>
          <w:sz w:val="24"/>
          <w:szCs w:val="24"/>
        </w:rPr>
      </w:pPr>
      <w:r w:rsidRPr="000D61A5">
        <w:rPr>
          <w:rFonts w:eastAsia="Roboto Mono"/>
          <w:sz w:val="24"/>
          <w:szCs w:val="24"/>
        </w:rPr>
        <w:t>initializeGrid(density)</w:t>
      </w:r>
      <w:r w:rsidRPr="000D61A5">
        <w:rPr>
          <w:sz w:val="24"/>
          <w:szCs w:val="24"/>
        </w:rPr>
        <w:t xml:space="preserve"> builds a 2D </w:t>
      </w:r>
      <w:r w:rsidRPr="000D61A5">
        <w:rPr>
          <w:rFonts w:eastAsia="Roboto Mono"/>
          <w:sz w:val="24"/>
          <w:szCs w:val="24"/>
        </w:rPr>
        <w:t>Node[][]</w:t>
      </w:r>
      <w:r w:rsidRPr="000D61A5">
        <w:rPr>
          <w:sz w:val="24"/>
          <w:szCs w:val="24"/>
        </w:rPr>
        <w:t xml:space="preserve"> array. Each cell becomes a wall (</w:t>
      </w:r>
      <w:r w:rsidRPr="000D61A5">
        <w:rPr>
          <w:rFonts w:eastAsia="Roboto Mono"/>
          <w:sz w:val="24"/>
          <w:szCs w:val="24"/>
        </w:rPr>
        <w:t>#</w:t>
      </w:r>
      <w:r w:rsidRPr="000D61A5">
        <w:rPr>
          <w:sz w:val="24"/>
          <w:szCs w:val="24"/>
        </w:rPr>
        <w:t>) or empty space (</w:t>
      </w:r>
      <w:r w:rsidRPr="000D61A5">
        <w:rPr>
          <w:rFonts w:eastAsia="Roboto Mono"/>
          <w:sz w:val="24"/>
          <w:szCs w:val="24"/>
        </w:rPr>
        <w:t>.</w:t>
      </w:r>
      <w:r w:rsidRPr="000D61A5">
        <w:rPr>
          <w:sz w:val="24"/>
          <w:szCs w:val="24"/>
        </w:rPr>
        <w:t>) based on the random check against the density value.</w:t>
      </w:r>
    </w:p>
    <w:p w14:paraId="7E9C995E"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Endpoint Placement</w:t>
      </w:r>
    </w:p>
    <w:p w14:paraId="58B49CE3" w14:textId="77777777" w:rsidR="00FE49A8" w:rsidRPr="000D61A5" w:rsidRDefault="00CC1D19">
      <w:pPr>
        <w:numPr>
          <w:ilvl w:val="0"/>
          <w:numId w:val="5"/>
        </w:numPr>
        <w:tabs>
          <w:tab w:val="left" w:pos="682"/>
        </w:tabs>
        <w:spacing w:before="240" w:after="240" w:line="252" w:lineRule="auto"/>
        <w:rPr>
          <w:sz w:val="24"/>
          <w:szCs w:val="24"/>
        </w:rPr>
      </w:pPr>
      <w:r w:rsidRPr="000D61A5">
        <w:rPr>
          <w:rFonts w:eastAsia="Roboto Mono"/>
          <w:sz w:val="24"/>
          <w:szCs w:val="24"/>
        </w:rPr>
        <w:t>placeEndpoints(sc)</w:t>
      </w:r>
      <w:r w:rsidRPr="000D61A5">
        <w:rPr>
          <w:sz w:val="24"/>
          <w:szCs w:val="24"/>
        </w:rPr>
        <w:t xml:space="preserve"> reads the start and finish positions and marks them as </w:t>
      </w:r>
      <w:r w:rsidRPr="000D61A5">
        <w:rPr>
          <w:rFonts w:eastAsia="Roboto Mono"/>
          <w:sz w:val="24"/>
          <w:szCs w:val="24"/>
        </w:rPr>
        <w:t>S</w:t>
      </w:r>
      <w:r w:rsidRPr="000D61A5">
        <w:rPr>
          <w:sz w:val="24"/>
          <w:szCs w:val="24"/>
        </w:rPr>
        <w:t xml:space="preserve"> and </w:t>
      </w:r>
      <w:r w:rsidRPr="000D61A5">
        <w:rPr>
          <w:rFonts w:eastAsia="Roboto Mono"/>
          <w:sz w:val="24"/>
          <w:szCs w:val="24"/>
        </w:rPr>
        <w:t>F</w:t>
      </w:r>
      <w:r w:rsidRPr="000D61A5">
        <w:rPr>
          <w:sz w:val="24"/>
          <w:szCs w:val="24"/>
        </w:rPr>
        <w:t xml:space="preserve"> in the grid.</w:t>
      </w:r>
    </w:p>
    <w:p w14:paraId="23F3A67B"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Initial Display</w:t>
      </w:r>
    </w:p>
    <w:p w14:paraId="55467361" w14:textId="77777777" w:rsidR="00FE49A8" w:rsidRPr="000D61A5" w:rsidRDefault="00CC1D19">
      <w:pPr>
        <w:numPr>
          <w:ilvl w:val="0"/>
          <w:numId w:val="1"/>
        </w:numPr>
        <w:tabs>
          <w:tab w:val="left" w:pos="682"/>
        </w:tabs>
        <w:spacing w:before="240" w:after="240" w:line="252" w:lineRule="auto"/>
        <w:rPr>
          <w:sz w:val="24"/>
          <w:szCs w:val="24"/>
        </w:rPr>
      </w:pPr>
      <w:r w:rsidRPr="000D61A5">
        <w:rPr>
          <w:rFonts w:eastAsia="Roboto Mono"/>
          <w:sz w:val="24"/>
          <w:szCs w:val="24"/>
        </w:rPr>
        <w:t>printGrid(grid)</w:t>
      </w:r>
      <w:r w:rsidRPr="000D61A5">
        <w:rPr>
          <w:sz w:val="24"/>
          <w:szCs w:val="24"/>
        </w:rPr>
        <w:t xml:space="preserve"> prints the starting map of </w:t>
      </w:r>
      <w:r w:rsidRPr="000D61A5">
        <w:rPr>
          <w:rFonts w:eastAsia="Roboto Mono"/>
          <w:sz w:val="24"/>
          <w:szCs w:val="24"/>
        </w:rPr>
        <w:t>#</w:t>
      </w:r>
      <w:r w:rsidRPr="000D61A5">
        <w:rPr>
          <w:sz w:val="24"/>
          <w:szCs w:val="24"/>
        </w:rPr>
        <w:t xml:space="preserve"> and </w:t>
      </w:r>
      <w:r w:rsidRPr="000D61A5">
        <w:rPr>
          <w:rFonts w:eastAsia="Roboto Mono"/>
          <w:sz w:val="24"/>
          <w:szCs w:val="24"/>
        </w:rPr>
        <w:t>.</w:t>
      </w:r>
      <w:r w:rsidRPr="000D61A5">
        <w:rPr>
          <w:sz w:val="24"/>
          <w:szCs w:val="24"/>
        </w:rPr>
        <w:t xml:space="preserve"> (plus the </w:t>
      </w:r>
      <w:r w:rsidRPr="000D61A5">
        <w:rPr>
          <w:rFonts w:eastAsia="Roboto Mono"/>
          <w:sz w:val="24"/>
          <w:szCs w:val="24"/>
        </w:rPr>
        <w:t>S</w:t>
      </w:r>
      <w:r w:rsidRPr="000D61A5">
        <w:rPr>
          <w:sz w:val="24"/>
          <w:szCs w:val="24"/>
        </w:rPr>
        <w:t>/</w:t>
      </w:r>
      <w:r w:rsidRPr="000D61A5">
        <w:rPr>
          <w:rFonts w:eastAsia="Roboto Mono"/>
          <w:sz w:val="24"/>
          <w:szCs w:val="24"/>
        </w:rPr>
        <w:t>F</w:t>
      </w:r>
      <w:r w:rsidRPr="000D61A5">
        <w:rPr>
          <w:sz w:val="24"/>
          <w:szCs w:val="24"/>
        </w:rPr>
        <w:t xml:space="preserve"> markers) to the console.</w:t>
      </w:r>
      <w:r w:rsidRPr="000D61A5">
        <w:rPr>
          <w:sz w:val="24"/>
          <w:szCs w:val="24"/>
        </w:rPr>
        <w:br/>
      </w:r>
    </w:p>
    <w:p w14:paraId="0AC54102"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Algorithm Execution</w:t>
      </w:r>
    </w:p>
    <w:p w14:paraId="4C5BAB5D" w14:textId="77777777" w:rsidR="00FE49A8" w:rsidRPr="000D61A5" w:rsidRDefault="00CC1D19">
      <w:pPr>
        <w:numPr>
          <w:ilvl w:val="0"/>
          <w:numId w:val="4"/>
        </w:numPr>
        <w:tabs>
          <w:tab w:val="left" w:pos="682"/>
        </w:tabs>
        <w:spacing w:before="240" w:after="240" w:line="252" w:lineRule="auto"/>
        <w:rPr>
          <w:sz w:val="24"/>
          <w:szCs w:val="24"/>
        </w:rPr>
      </w:pPr>
      <w:r w:rsidRPr="000D61A5">
        <w:rPr>
          <w:sz w:val="24"/>
          <w:szCs w:val="24"/>
        </w:rPr>
        <w:lastRenderedPageBreak/>
        <w:t>The chosen method (</w:t>
      </w:r>
      <w:r w:rsidRPr="000D61A5">
        <w:rPr>
          <w:rFonts w:eastAsia="Roboto Mono"/>
          <w:sz w:val="24"/>
          <w:szCs w:val="24"/>
        </w:rPr>
        <w:t>Algorithm.dijkstra</w:t>
      </w:r>
      <w:r w:rsidRPr="000D61A5">
        <w:rPr>
          <w:sz w:val="24"/>
          <w:szCs w:val="24"/>
        </w:rPr>
        <w:t xml:space="preserve">, </w:t>
      </w:r>
      <w:r w:rsidRPr="000D61A5">
        <w:rPr>
          <w:rFonts w:eastAsia="Roboto Mono"/>
          <w:sz w:val="24"/>
          <w:szCs w:val="24"/>
        </w:rPr>
        <w:t>.aStar</w:t>
      </w:r>
      <w:r w:rsidRPr="000D61A5">
        <w:rPr>
          <w:sz w:val="24"/>
          <w:szCs w:val="24"/>
        </w:rPr>
        <w:t xml:space="preserve">, </w:t>
      </w:r>
      <w:r w:rsidRPr="000D61A5">
        <w:rPr>
          <w:rFonts w:eastAsia="Roboto Mono"/>
          <w:sz w:val="24"/>
          <w:szCs w:val="24"/>
        </w:rPr>
        <w:t>.bfs</w:t>
      </w:r>
      <w:r w:rsidRPr="000D61A5">
        <w:rPr>
          <w:sz w:val="24"/>
          <w:szCs w:val="24"/>
        </w:rPr>
        <w:t xml:space="preserve">, or </w:t>
      </w:r>
      <w:r w:rsidRPr="000D61A5">
        <w:rPr>
          <w:rFonts w:eastAsia="Roboto Mono"/>
          <w:sz w:val="24"/>
          <w:szCs w:val="24"/>
        </w:rPr>
        <w:t>.dfs</w:t>
      </w:r>
      <w:r w:rsidRPr="000D61A5">
        <w:rPr>
          <w:sz w:val="24"/>
          <w:szCs w:val="24"/>
        </w:rPr>
        <w:t xml:space="preserve">) runs on the grid. Each visited cell’s </w:t>
      </w:r>
      <w:r w:rsidRPr="000D61A5">
        <w:rPr>
          <w:rFonts w:eastAsia="Roboto Mono"/>
          <w:sz w:val="24"/>
          <w:szCs w:val="24"/>
        </w:rPr>
        <w:t>type</w:t>
      </w:r>
      <w:r w:rsidRPr="000D61A5">
        <w:rPr>
          <w:sz w:val="24"/>
          <w:szCs w:val="24"/>
        </w:rPr>
        <w:t xml:space="preserve"> is updated to </w:t>
      </w:r>
      <w:r w:rsidRPr="000D61A5">
        <w:rPr>
          <w:rFonts w:eastAsia="Roboto Mono"/>
          <w:sz w:val="24"/>
          <w:szCs w:val="24"/>
        </w:rPr>
        <w:t>+</w:t>
      </w:r>
      <w:r w:rsidRPr="000D61A5">
        <w:rPr>
          <w:sz w:val="24"/>
          <w:szCs w:val="24"/>
        </w:rPr>
        <w:t xml:space="preserve"> in memory.</w:t>
      </w:r>
    </w:p>
    <w:p w14:paraId="73C9ED1E"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Path Reconstruction</w:t>
      </w:r>
    </w:p>
    <w:p w14:paraId="249A8C0A" w14:textId="77777777" w:rsidR="00FE49A8" w:rsidRPr="000D61A5" w:rsidRDefault="00CC1D19">
      <w:pPr>
        <w:numPr>
          <w:ilvl w:val="0"/>
          <w:numId w:val="16"/>
        </w:numPr>
        <w:tabs>
          <w:tab w:val="left" w:pos="682"/>
        </w:tabs>
        <w:spacing w:before="240" w:after="240" w:line="252" w:lineRule="auto"/>
        <w:rPr>
          <w:sz w:val="24"/>
          <w:szCs w:val="24"/>
        </w:rPr>
      </w:pPr>
      <w:r w:rsidRPr="000D61A5">
        <w:rPr>
          <w:sz w:val="24"/>
          <w:szCs w:val="24"/>
        </w:rPr>
        <w:t xml:space="preserve">Once the finish node is reached, </w:t>
      </w:r>
      <w:r w:rsidRPr="000D61A5">
        <w:rPr>
          <w:rFonts w:eastAsia="Roboto Mono"/>
          <w:sz w:val="24"/>
          <w:szCs w:val="24"/>
        </w:rPr>
        <w:t>reconstructPath(...)</w:t>
      </w:r>
      <w:r w:rsidRPr="000D61A5">
        <w:rPr>
          <w:sz w:val="24"/>
          <w:szCs w:val="24"/>
        </w:rPr>
        <w:t xml:space="preserve"> backtracks via each node’s </w:t>
      </w:r>
      <w:r w:rsidRPr="000D61A5">
        <w:rPr>
          <w:rFonts w:eastAsia="Roboto Mono"/>
          <w:sz w:val="24"/>
          <w:szCs w:val="24"/>
        </w:rPr>
        <w:t>parent</w:t>
      </w:r>
      <w:r w:rsidRPr="000D61A5">
        <w:rPr>
          <w:sz w:val="24"/>
          <w:szCs w:val="24"/>
        </w:rPr>
        <w:t xml:space="preserve"> pointer, and </w:t>
      </w:r>
      <w:r w:rsidRPr="000D61A5">
        <w:rPr>
          <w:rFonts w:eastAsia="Roboto Mono"/>
          <w:sz w:val="24"/>
          <w:szCs w:val="24"/>
        </w:rPr>
        <w:t>markPath(path)</w:t>
      </w:r>
      <w:r w:rsidRPr="000D61A5">
        <w:rPr>
          <w:sz w:val="24"/>
          <w:szCs w:val="24"/>
        </w:rPr>
        <w:t xml:space="preserve"> marks the shortest route with </w:t>
      </w:r>
      <w:r w:rsidRPr="000D61A5">
        <w:rPr>
          <w:rFonts w:eastAsia="Roboto Mono"/>
          <w:sz w:val="24"/>
          <w:szCs w:val="24"/>
        </w:rPr>
        <w:t>*</w:t>
      </w:r>
      <w:r w:rsidRPr="000D61A5">
        <w:rPr>
          <w:sz w:val="24"/>
          <w:szCs w:val="24"/>
        </w:rPr>
        <w:t>.</w:t>
      </w:r>
    </w:p>
    <w:p w14:paraId="57FB2416" w14:textId="77777777" w:rsidR="00FE49A8" w:rsidRPr="000D61A5" w:rsidRDefault="00CC1D19">
      <w:pPr>
        <w:tabs>
          <w:tab w:val="left" w:pos="682"/>
        </w:tabs>
        <w:spacing w:before="185" w:line="252" w:lineRule="auto"/>
        <w:ind w:left="682" w:right="1370" w:hanging="201"/>
        <w:rPr>
          <w:b/>
          <w:sz w:val="24"/>
          <w:szCs w:val="24"/>
        </w:rPr>
      </w:pPr>
      <w:r w:rsidRPr="000D61A5">
        <w:rPr>
          <w:b/>
          <w:sz w:val="24"/>
          <w:szCs w:val="24"/>
        </w:rPr>
        <w:t>Final Display</w:t>
      </w:r>
    </w:p>
    <w:p w14:paraId="58A452A2" w14:textId="77777777" w:rsidR="00FE49A8" w:rsidRPr="000D61A5" w:rsidRDefault="00CC1D19">
      <w:pPr>
        <w:numPr>
          <w:ilvl w:val="0"/>
          <w:numId w:val="2"/>
        </w:numPr>
        <w:tabs>
          <w:tab w:val="left" w:pos="682"/>
        </w:tabs>
        <w:spacing w:before="240" w:after="240" w:line="252" w:lineRule="auto"/>
        <w:rPr>
          <w:sz w:val="24"/>
          <w:szCs w:val="24"/>
        </w:rPr>
        <w:sectPr w:rsidR="00FE49A8" w:rsidRPr="000D61A5">
          <w:pgSz w:w="11910" w:h="16840"/>
          <w:pgMar w:top="1920" w:right="425" w:bottom="1060" w:left="1700" w:header="0" w:footer="863" w:gutter="0"/>
          <w:cols w:space="720"/>
        </w:sectPr>
      </w:pPr>
      <w:r w:rsidRPr="000D61A5">
        <w:rPr>
          <w:sz w:val="24"/>
          <w:szCs w:val="24"/>
        </w:rPr>
        <w:t xml:space="preserve">A second call to </w:t>
      </w:r>
      <w:r w:rsidRPr="000D61A5">
        <w:rPr>
          <w:rFonts w:eastAsia="Roboto Mono"/>
          <w:sz w:val="24"/>
          <w:szCs w:val="24"/>
        </w:rPr>
        <w:t>printGrid(grid)</w:t>
      </w:r>
      <w:r w:rsidRPr="000D61A5">
        <w:rPr>
          <w:sz w:val="24"/>
          <w:szCs w:val="24"/>
        </w:rPr>
        <w:t xml:space="preserve"> outputs the complete map showing walls (</w:t>
      </w:r>
      <w:r w:rsidRPr="000D61A5">
        <w:rPr>
          <w:rFonts w:eastAsia="Roboto Mono"/>
          <w:sz w:val="24"/>
          <w:szCs w:val="24"/>
        </w:rPr>
        <w:t>#</w:t>
      </w:r>
      <w:r w:rsidRPr="000D61A5">
        <w:rPr>
          <w:sz w:val="24"/>
          <w:szCs w:val="24"/>
        </w:rPr>
        <w:t>), visited cells (</w:t>
      </w:r>
      <w:r w:rsidRPr="000D61A5">
        <w:rPr>
          <w:rFonts w:eastAsia="Roboto Mono"/>
          <w:sz w:val="24"/>
          <w:szCs w:val="24"/>
        </w:rPr>
        <w:t>+</w:t>
      </w:r>
      <w:r w:rsidRPr="000D61A5">
        <w:rPr>
          <w:sz w:val="24"/>
          <w:szCs w:val="24"/>
        </w:rPr>
        <w:t>), the final path (</w:t>
      </w:r>
      <w:r w:rsidRPr="000D61A5">
        <w:rPr>
          <w:rFonts w:eastAsia="Roboto Mono"/>
          <w:sz w:val="24"/>
          <w:szCs w:val="24"/>
        </w:rPr>
        <w:t>*</w:t>
      </w:r>
      <w:r w:rsidRPr="000D61A5">
        <w:rPr>
          <w:sz w:val="24"/>
          <w:szCs w:val="24"/>
        </w:rPr>
        <w:t xml:space="preserve">), and the </w:t>
      </w:r>
      <w:r w:rsidRPr="000D61A5">
        <w:rPr>
          <w:rFonts w:eastAsia="Roboto Mono"/>
          <w:sz w:val="24"/>
          <w:szCs w:val="24"/>
        </w:rPr>
        <w:t>S</w:t>
      </w:r>
      <w:r w:rsidRPr="000D61A5">
        <w:rPr>
          <w:sz w:val="24"/>
          <w:szCs w:val="24"/>
        </w:rPr>
        <w:t>/</w:t>
      </w:r>
      <w:r w:rsidRPr="000D61A5">
        <w:rPr>
          <w:rFonts w:eastAsia="Roboto Mono"/>
          <w:sz w:val="24"/>
          <w:szCs w:val="24"/>
        </w:rPr>
        <w:t>F</w:t>
      </w:r>
      <w:r w:rsidRPr="000D61A5">
        <w:rPr>
          <w:sz w:val="24"/>
          <w:szCs w:val="24"/>
        </w:rPr>
        <w:t xml:space="preserve"> endpoints.</w:t>
      </w:r>
    </w:p>
    <w:p w14:paraId="3302E73F" w14:textId="77777777" w:rsidR="00FE49A8" w:rsidRDefault="00CC1D19">
      <w:pPr>
        <w:pStyle w:val="Heading2"/>
        <w:numPr>
          <w:ilvl w:val="2"/>
          <w:numId w:val="9"/>
        </w:numPr>
        <w:tabs>
          <w:tab w:val="left" w:pos="957"/>
        </w:tabs>
        <w:spacing w:before="100"/>
      </w:pPr>
      <w:bookmarkStart w:id="29" w:name="tq514fmxflop" w:colFirst="0" w:colLast="0"/>
      <w:bookmarkStart w:id="30" w:name="_wwx0udad5nod" w:colFirst="0" w:colLast="0"/>
      <w:bookmarkEnd w:id="29"/>
      <w:bookmarkEnd w:id="30"/>
      <w:r>
        <w:lastRenderedPageBreak/>
        <w:t>Tools and Libraries</w:t>
      </w:r>
    </w:p>
    <w:p w14:paraId="116E1FED" w14:textId="77777777" w:rsidR="00FE49A8" w:rsidRPr="000D61A5" w:rsidRDefault="00CC1D19">
      <w:pPr>
        <w:tabs>
          <w:tab w:val="left" w:pos="682"/>
        </w:tabs>
        <w:spacing w:before="198" w:line="252" w:lineRule="auto"/>
        <w:ind w:left="682" w:right="1370" w:hanging="201"/>
        <w:rPr>
          <w:b/>
          <w:sz w:val="24"/>
          <w:szCs w:val="24"/>
        </w:rPr>
      </w:pPr>
      <w:r w:rsidRPr="000D61A5">
        <w:rPr>
          <w:b/>
          <w:sz w:val="24"/>
          <w:szCs w:val="24"/>
        </w:rPr>
        <w:t>Java Standard Library</w:t>
      </w:r>
    </w:p>
    <w:p w14:paraId="48CB77E0" w14:textId="77777777" w:rsidR="00FE49A8" w:rsidRPr="000D61A5" w:rsidRDefault="00CC1D19">
      <w:pPr>
        <w:numPr>
          <w:ilvl w:val="0"/>
          <w:numId w:val="6"/>
        </w:numPr>
        <w:tabs>
          <w:tab w:val="left" w:pos="682"/>
        </w:tabs>
        <w:spacing w:before="240" w:line="252" w:lineRule="auto"/>
        <w:rPr>
          <w:sz w:val="24"/>
          <w:szCs w:val="24"/>
        </w:rPr>
      </w:pPr>
      <w:r w:rsidRPr="000D61A5">
        <w:rPr>
          <w:rFonts w:eastAsia="Roboto Mono"/>
          <w:sz w:val="24"/>
          <w:szCs w:val="24"/>
        </w:rPr>
        <w:t>java.util.Scanner</w:t>
      </w:r>
      <w:r w:rsidRPr="000D61A5">
        <w:rPr>
          <w:sz w:val="24"/>
          <w:szCs w:val="24"/>
        </w:rPr>
        <w:t xml:space="preserve"> for reading user inputs (grid size, density, algorithm choice, coordinates).</w:t>
      </w:r>
      <w:r w:rsidRPr="000D61A5">
        <w:rPr>
          <w:sz w:val="24"/>
          <w:szCs w:val="24"/>
        </w:rPr>
        <w:br/>
      </w:r>
    </w:p>
    <w:p w14:paraId="40C2AFBB" w14:textId="77777777" w:rsidR="00FE49A8" w:rsidRPr="000D61A5" w:rsidRDefault="00CC1D19">
      <w:pPr>
        <w:numPr>
          <w:ilvl w:val="0"/>
          <w:numId w:val="6"/>
        </w:numPr>
        <w:tabs>
          <w:tab w:val="left" w:pos="682"/>
        </w:tabs>
        <w:spacing w:line="252" w:lineRule="auto"/>
        <w:rPr>
          <w:sz w:val="24"/>
          <w:szCs w:val="24"/>
        </w:rPr>
      </w:pPr>
      <w:r w:rsidRPr="000D61A5">
        <w:rPr>
          <w:rFonts w:eastAsia="Roboto Mono"/>
          <w:sz w:val="24"/>
          <w:szCs w:val="24"/>
        </w:rPr>
        <w:t>java.util.Random</w:t>
      </w:r>
      <w:r w:rsidRPr="000D61A5">
        <w:rPr>
          <w:sz w:val="24"/>
          <w:szCs w:val="24"/>
        </w:rPr>
        <w:t xml:space="preserve"> to generate walls based on the obstacle density.</w:t>
      </w:r>
      <w:r w:rsidRPr="000D61A5">
        <w:rPr>
          <w:sz w:val="24"/>
          <w:szCs w:val="24"/>
        </w:rPr>
        <w:br/>
      </w:r>
    </w:p>
    <w:p w14:paraId="07DC6D3B" w14:textId="77777777" w:rsidR="00FE49A8" w:rsidRPr="000D61A5" w:rsidRDefault="00CC1D19">
      <w:pPr>
        <w:numPr>
          <w:ilvl w:val="0"/>
          <w:numId w:val="6"/>
        </w:numPr>
        <w:tabs>
          <w:tab w:val="left" w:pos="682"/>
        </w:tabs>
        <w:spacing w:after="240" w:line="252" w:lineRule="auto"/>
        <w:rPr>
          <w:sz w:val="24"/>
          <w:szCs w:val="24"/>
        </w:rPr>
      </w:pPr>
      <w:r w:rsidRPr="000D61A5">
        <w:rPr>
          <w:rFonts w:eastAsia="Roboto Mono"/>
          <w:sz w:val="24"/>
          <w:szCs w:val="24"/>
        </w:rPr>
        <w:t>System.out.print</w:t>
      </w:r>
      <w:r w:rsidRPr="000D61A5">
        <w:rPr>
          <w:sz w:val="24"/>
          <w:szCs w:val="24"/>
        </w:rPr>
        <w:t xml:space="preserve"> / </w:t>
      </w:r>
      <w:r w:rsidRPr="000D61A5">
        <w:rPr>
          <w:rFonts w:eastAsia="Roboto Mono"/>
          <w:sz w:val="24"/>
          <w:szCs w:val="24"/>
        </w:rPr>
        <w:t>System.out.println</w:t>
      </w:r>
      <w:r w:rsidRPr="000D61A5">
        <w:rPr>
          <w:sz w:val="24"/>
          <w:szCs w:val="24"/>
        </w:rPr>
        <w:t xml:space="preserve"> for all grid and status output to the console.</w:t>
      </w:r>
    </w:p>
    <w:p w14:paraId="2E57312C" w14:textId="77777777" w:rsidR="00FE49A8" w:rsidRPr="000D61A5" w:rsidRDefault="00CC1D19">
      <w:pPr>
        <w:tabs>
          <w:tab w:val="left" w:pos="682"/>
        </w:tabs>
        <w:spacing w:before="198" w:line="252" w:lineRule="auto"/>
        <w:ind w:left="682" w:right="1370" w:hanging="201"/>
        <w:rPr>
          <w:b/>
          <w:sz w:val="24"/>
          <w:szCs w:val="24"/>
        </w:rPr>
      </w:pPr>
      <w:r w:rsidRPr="000D61A5">
        <w:rPr>
          <w:b/>
          <w:sz w:val="24"/>
          <w:szCs w:val="24"/>
        </w:rPr>
        <w:t>Java Collections &amp; Utilities</w:t>
      </w:r>
    </w:p>
    <w:p w14:paraId="62063C6D" w14:textId="77777777" w:rsidR="00FE49A8" w:rsidRPr="000D61A5" w:rsidRDefault="00CC1D19">
      <w:pPr>
        <w:numPr>
          <w:ilvl w:val="0"/>
          <w:numId w:val="3"/>
        </w:numPr>
        <w:tabs>
          <w:tab w:val="left" w:pos="682"/>
        </w:tabs>
        <w:spacing w:before="240" w:line="252" w:lineRule="auto"/>
        <w:rPr>
          <w:sz w:val="24"/>
          <w:szCs w:val="24"/>
        </w:rPr>
      </w:pPr>
      <w:r w:rsidRPr="000D61A5">
        <w:rPr>
          <w:rFonts w:eastAsia="Roboto Mono"/>
          <w:sz w:val="24"/>
          <w:szCs w:val="24"/>
        </w:rPr>
        <w:t>PriorityQueue</w:t>
      </w:r>
      <w:r w:rsidRPr="000D61A5">
        <w:rPr>
          <w:sz w:val="24"/>
          <w:szCs w:val="24"/>
        </w:rPr>
        <w:t xml:space="preserve"> (with </w:t>
      </w:r>
      <w:r w:rsidRPr="000D61A5">
        <w:rPr>
          <w:rFonts w:eastAsia="Roboto Mono"/>
          <w:sz w:val="24"/>
          <w:szCs w:val="24"/>
        </w:rPr>
        <w:t>Comparator</w:t>
      </w:r>
      <w:r w:rsidRPr="000D61A5">
        <w:rPr>
          <w:sz w:val="24"/>
          <w:szCs w:val="24"/>
        </w:rPr>
        <w:t>) for Dijkstra and A* open sets.</w:t>
      </w:r>
      <w:r w:rsidRPr="000D61A5">
        <w:rPr>
          <w:sz w:val="24"/>
          <w:szCs w:val="24"/>
        </w:rPr>
        <w:br/>
      </w:r>
    </w:p>
    <w:p w14:paraId="2448FA77" w14:textId="77777777" w:rsidR="00FE49A8" w:rsidRPr="000D61A5" w:rsidRDefault="00CC1D19">
      <w:pPr>
        <w:numPr>
          <w:ilvl w:val="0"/>
          <w:numId w:val="3"/>
        </w:numPr>
        <w:tabs>
          <w:tab w:val="left" w:pos="682"/>
        </w:tabs>
        <w:spacing w:line="252" w:lineRule="auto"/>
        <w:rPr>
          <w:sz w:val="24"/>
          <w:szCs w:val="24"/>
        </w:rPr>
      </w:pPr>
      <w:r w:rsidRPr="000D61A5">
        <w:rPr>
          <w:rFonts w:eastAsia="Roboto Mono"/>
          <w:sz w:val="24"/>
          <w:szCs w:val="24"/>
        </w:rPr>
        <w:t>LinkedList</w:t>
      </w:r>
      <w:r w:rsidRPr="000D61A5">
        <w:rPr>
          <w:sz w:val="24"/>
          <w:szCs w:val="24"/>
        </w:rPr>
        <w:t xml:space="preserve"> as a </w:t>
      </w:r>
      <w:r w:rsidRPr="000D61A5">
        <w:rPr>
          <w:rFonts w:eastAsia="Roboto Mono"/>
          <w:sz w:val="24"/>
          <w:szCs w:val="24"/>
        </w:rPr>
        <w:t>Queue</w:t>
      </w:r>
      <w:r w:rsidRPr="000D61A5">
        <w:rPr>
          <w:sz w:val="24"/>
          <w:szCs w:val="24"/>
        </w:rPr>
        <w:t xml:space="preserve"> for BFS.</w:t>
      </w:r>
      <w:r w:rsidRPr="000D61A5">
        <w:rPr>
          <w:sz w:val="24"/>
          <w:szCs w:val="24"/>
        </w:rPr>
        <w:br/>
      </w:r>
    </w:p>
    <w:p w14:paraId="1EBD6B0B" w14:textId="77777777" w:rsidR="00FE49A8" w:rsidRPr="000D61A5" w:rsidRDefault="00CC1D19">
      <w:pPr>
        <w:numPr>
          <w:ilvl w:val="0"/>
          <w:numId w:val="3"/>
        </w:numPr>
        <w:tabs>
          <w:tab w:val="left" w:pos="682"/>
        </w:tabs>
        <w:spacing w:line="252" w:lineRule="auto"/>
        <w:rPr>
          <w:sz w:val="24"/>
          <w:szCs w:val="24"/>
        </w:rPr>
      </w:pPr>
      <w:r w:rsidRPr="000D61A5">
        <w:rPr>
          <w:rFonts w:eastAsia="Roboto Mono"/>
          <w:sz w:val="24"/>
          <w:szCs w:val="24"/>
        </w:rPr>
        <w:t>Stack</w:t>
      </w:r>
      <w:r w:rsidRPr="000D61A5">
        <w:rPr>
          <w:sz w:val="24"/>
          <w:szCs w:val="24"/>
        </w:rPr>
        <w:t xml:space="preserve"> for DFS.</w:t>
      </w:r>
      <w:r w:rsidRPr="000D61A5">
        <w:rPr>
          <w:sz w:val="24"/>
          <w:szCs w:val="24"/>
        </w:rPr>
        <w:br/>
      </w:r>
    </w:p>
    <w:p w14:paraId="63C0473B" w14:textId="77777777" w:rsidR="00FE49A8" w:rsidRPr="000D61A5" w:rsidRDefault="00CC1D19">
      <w:pPr>
        <w:numPr>
          <w:ilvl w:val="0"/>
          <w:numId w:val="3"/>
        </w:numPr>
        <w:tabs>
          <w:tab w:val="left" w:pos="682"/>
        </w:tabs>
        <w:spacing w:line="252" w:lineRule="auto"/>
        <w:rPr>
          <w:sz w:val="24"/>
          <w:szCs w:val="24"/>
        </w:rPr>
      </w:pPr>
      <w:r w:rsidRPr="000D61A5">
        <w:rPr>
          <w:rFonts w:eastAsia="Roboto Mono"/>
          <w:sz w:val="24"/>
          <w:szCs w:val="24"/>
        </w:rPr>
        <w:t>ArrayList</w:t>
      </w:r>
      <w:r w:rsidRPr="000D61A5">
        <w:rPr>
          <w:sz w:val="24"/>
          <w:szCs w:val="24"/>
        </w:rPr>
        <w:t xml:space="preserve"> / </w:t>
      </w:r>
      <w:r w:rsidRPr="000D61A5">
        <w:rPr>
          <w:rFonts w:eastAsia="Roboto Mono"/>
          <w:sz w:val="24"/>
          <w:szCs w:val="24"/>
        </w:rPr>
        <w:t>List</w:t>
      </w:r>
      <w:r w:rsidRPr="000D61A5">
        <w:rPr>
          <w:sz w:val="24"/>
          <w:szCs w:val="24"/>
        </w:rPr>
        <w:t xml:space="preserve"> for building paths and neighbor lists.</w:t>
      </w:r>
      <w:r w:rsidRPr="000D61A5">
        <w:rPr>
          <w:sz w:val="24"/>
          <w:szCs w:val="24"/>
        </w:rPr>
        <w:br/>
      </w:r>
    </w:p>
    <w:p w14:paraId="62799226" w14:textId="77777777" w:rsidR="00FE49A8" w:rsidRPr="000D61A5" w:rsidRDefault="00CC1D19">
      <w:pPr>
        <w:numPr>
          <w:ilvl w:val="0"/>
          <w:numId w:val="3"/>
        </w:numPr>
        <w:tabs>
          <w:tab w:val="left" w:pos="682"/>
        </w:tabs>
        <w:spacing w:after="240" w:line="252" w:lineRule="auto"/>
        <w:rPr>
          <w:sz w:val="24"/>
          <w:szCs w:val="24"/>
        </w:rPr>
      </w:pPr>
      <w:r w:rsidRPr="000D61A5">
        <w:rPr>
          <w:rFonts w:eastAsia="Roboto Mono"/>
          <w:sz w:val="24"/>
          <w:szCs w:val="24"/>
        </w:rPr>
        <w:t>Collections</w:t>
      </w:r>
      <w:r w:rsidRPr="000D61A5">
        <w:rPr>
          <w:sz w:val="24"/>
          <w:szCs w:val="24"/>
        </w:rPr>
        <w:t xml:space="preserve"> for path reversal.</w:t>
      </w:r>
    </w:p>
    <w:p w14:paraId="6CE8B556" w14:textId="77777777" w:rsidR="00FE49A8" w:rsidRDefault="00FE49A8">
      <w:pPr>
        <w:pBdr>
          <w:top w:val="nil"/>
          <w:left w:val="nil"/>
          <w:bottom w:val="nil"/>
          <w:right w:val="nil"/>
          <w:between w:val="nil"/>
        </w:pBdr>
        <w:rPr>
          <w:color w:val="000000"/>
          <w:sz w:val="20"/>
          <w:szCs w:val="20"/>
        </w:rPr>
      </w:pPr>
    </w:p>
    <w:p w14:paraId="368195E9" w14:textId="77777777" w:rsidR="00FE49A8" w:rsidRDefault="00CC1D19">
      <w:pPr>
        <w:pBdr>
          <w:top w:val="nil"/>
          <w:left w:val="nil"/>
          <w:bottom w:val="nil"/>
          <w:right w:val="nil"/>
          <w:between w:val="nil"/>
        </w:pBdr>
        <w:spacing w:before="18"/>
        <w:rPr>
          <w:color w:val="000000"/>
          <w:sz w:val="20"/>
          <w:szCs w:val="20"/>
        </w:rPr>
      </w:pPr>
      <w:r>
        <w:rPr>
          <w:noProof/>
        </w:rPr>
        <w:drawing>
          <wp:anchor distT="0" distB="0" distL="0" distR="0" simplePos="0" relativeHeight="251661312" behindDoc="0" locked="0" layoutInCell="1" hidden="0" allowOverlap="1" wp14:anchorId="18D8F049" wp14:editId="5586DA83">
            <wp:simplePos x="0" y="0"/>
            <wp:positionH relativeFrom="column">
              <wp:posOffset>2304691</wp:posOffset>
            </wp:positionH>
            <wp:positionV relativeFrom="paragraph">
              <wp:posOffset>173160</wp:posOffset>
            </wp:positionV>
            <wp:extent cx="768095" cy="1420177"/>
            <wp:effectExtent l="0" t="0" r="0" b="0"/>
            <wp:wrapTopAndBottom distT="0" distB="0"/>
            <wp:docPr id="2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768095" cy="1420177"/>
                    </a:xfrm>
                    <a:prstGeom prst="rect">
                      <a:avLst/>
                    </a:prstGeom>
                    <a:ln/>
                  </pic:spPr>
                </pic:pic>
              </a:graphicData>
            </a:graphic>
          </wp:anchor>
        </w:drawing>
      </w:r>
    </w:p>
    <w:p w14:paraId="2460D441" w14:textId="77777777" w:rsidR="00FE49A8" w:rsidRDefault="00FE49A8">
      <w:pPr>
        <w:pBdr>
          <w:top w:val="nil"/>
          <w:left w:val="nil"/>
          <w:bottom w:val="nil"/>
          <w:right w:val="nil"/>
          <w:between w:val="nil"/>
        </w:pBdr>
        <w:rPr>
          <w:color w:val="000000"/>
          <w:sz w:val="24"/>
          <w:szCs w:val="24"/>
        </w:rPr>
      </w:pPr>
    </w:p>
    <w:p w14:paraId="31BB7577" w14:textId="77777777" w:rsidR="00FE49A8" w:rsidRDefault="00FE49A8">
      <w:pPr>
        <w:pBdr>
          <w:top w:val="nil"/>
          <w:left w:val="nil"/>
          <w:bottom w:val="nil"/>
          <w:right w:val="nil"/>
          <w:between w:val="nil"/>
        </w:pBdr>
        <w:spacing w:before="55"/>
        <w:rPr>
          <w:color w:val="000000"/>
          <w:sz w:val="24"/>
          <w:szCs w:val="24"/>
        </w:rPr>
      </w:pPr>
    </w:p>
    <w:p w14:paraId="7F962461" w14:textId="77777777" w:rsidR="00FE49A8" w:rsidRDefault="00CC1D19">
      <w:pPr>
        <w:pBdr>
          <w:top w:val="nil"/>
          <w:left w:val="nil"/>
          <w:bottom w:val="nil"/>
          <w:right w:val="nil"/>
          <w:between w:val="nil"/>
        </w:pBdr>
        <w:spacing w:before="1"/>
        <w:ind w:left="2982"/>
        <w:rPr>
          <w:color w:val="000000"/>
          <w:sz w:val="24"/>
          <w:szCs w:val="24"/>
        </w:rPr>
      </w:pPr>
      <w:r>
        <w:rPr>
          <w:color w:val="000000"/>
          <w:sz w:val="24"/>
          <w:szCs w:val="24"/>
        </w:rPr>
        <w:t>Figure 2.1: Java Language</w:t>
      </w:r>
    </w:p>
    <w:p w14:paraId="3DFE8863" w14:textId="77777777" w:rsidR="00FE49A8" w:rsidRDefault="00CC1D19">
      <w:pPr>
        <w:pBdr>
          <w:top w:val="nil"/>
          <w:left w:val="nil"/>
          <w:bottom w:val="nil"/>
          <w:right w:val="nil"/>
          <w:between w:val="nil"/>
        </w:pBdr>
        <w:spacing w:before="186"/>
        <w:rPr>
          <w:color w:val="000000"/>
          <w:sz w:val="20"/>
          <w:szCs w:val="20"/>
        </w:rPr>
      </w:pPr>
      <w:r>
        <w:rPr>
          <w:noProof/>
        </w:rPr>
        <w:drawing>
          <wp:anchor distT="0" distB="0" distL="0" distR="0" simplePos="0" relativeHeight="251662336" behindDoc="0" locked="0" layoutInCell="1" hidden="0" allowOverlap="1" wp14:anchorId="3179C40F" wp14:editId="27633F94">
            <wp:simplePos x="0" y="0"/>
            <wp:positionH relativeFrom="column">
              <wp:posOffset>1381099</wp:posOffset>
            </wp:positionH>
            <wp:positionV relativeFrom="paragraph">
              <wp:posOffset>279852</wp:posOffset>
            </wp:positionV>
            <wp:extent cx="2645568" cy="1760505"/>
            <wp:effectExtent l="0" t="0" r="0" b="0"/>
            <wp:wrapTopAndBottom distT="0" dist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45568" cy="1760505"/>
                    </a:xfrm>
                    <a:prstGeom prst="rect">
                      <a:avLst/>
                    </a:prstGeom>
                    <a:ln/>
                  </pic:spPr>
                </pic:pic>
              </a:graphicData>
            </a:graphic>
          </wp:anchor>
        </w:drawing>
      </w:r>
    </w:p>
    <w:p w14:paraId="68C30E36" w14:textId="77777777" w:rsidR="00FE49A8" w:rsidRDefault="00FE49A8">
      <w:pPr>
        <w:pBdr>
          <w:top w:val="nil"/>
          <w:left w:val="nil"/>
          <w:bottom w:val="nil"/>
          <w:right w:val="nil"/>
          <w:between w:val="nil"/>
        </w:pBdr>
        <w:spacing w:before="240"/>
        <w:rPr>
          <w:color w:val="000000"/>
          <w:sz w:val="24"/>
          <w:szCs w:val="24"/>
        </w:rPr>
      </w:pPr>
    </w:p>
    <w:p w14:paraId="1E051C10" w14:textId="77777777" w:rsidR="00FE49A8" w:rsidRDefault="00CC1D19">
      <w:pPr>
        <w:pBdr>
          <w:top w:val="nil"/>
          <w:left w:val="nil"/>
          <w:bottom w:val="nil"/>
          <w:right w:val="nil"/>
          <w:between w:val="nil"/>
        </w:pBdr>
        <w:ind w:left="3246"/>
        <w:rPr>
          <w:color w:val="000000"/>
          <w:sz w:val="24"/>
          <w:szCs w:val="24"/>
        </w:rPr>
        <w:sectPr w:rsidR="00FE49A8">
          <w:pgSz w:w="11910" w:h="16840"/>
          <w:pgMar w:top="1300" w:right="425" w:bottom="1060" w:left="1700" w:header="0" w:footer="863" w:gutter="0"/>
          <w:cols w:space="720"/>
        </w:sectPr>
      </w:pPr>
      <w:r>
        <w:rPr>
          <w:color w:val="000000"/>
          <w:sz w:val="24"/>
          <w:szCs w:val="24"/>
        </w:rPr>
        <w:t>Figure 2.2: Netbeans</w:t>
      </w:r>
    </w:p>
    <w:p w14:paraId="4512619C" w14:textId="77777777" w:rsidR="00FE49A8" w:rsidRDefault="00CC1D19">
      <w:pPr>
        <w:pStyle w:val="Heading1"/>
        <w:numPr>
          <w:ilvl w:val="1"/>
          <w:numId w:val="9"/>
        </w:numPr>
        <w:tabs>
          <w:tab w:val="left" w:pos="871"/>
        </w:tabs>
        <w:spacing w:before="84"/>
        <w:ind w:hanging="774"/>
      </w:pPr>
      <w:bookmarkStart w:id="31" w:name="otk8mthyo75g" w:colFirst="0" w:colLast="0"/>
      <w:bookmarkStart w:id="32" w:name="_b800qtjeadwo" w:colFirst="0" w:colLast="0"/>
      <w:bookmarkEnd w:id="31"/>
      <w:bookmarkEnd w:id="32"/>
      <w:r>
        <w:lastRenderedPageBreak/>
        <w:t>Algorithms</w:t>
      </w:r>
    </w:p>
    <w:p w14:paraId="6D3788AB" w14:textId="77777777" w:rsidR="00FE49A8" w:rsidRDefault="00CC1D19">
      <w:pPr>
        <w:pBdr>
          <w:top w:val="nil"/>
          <w:left w:val="nil"/>
          <w:bottom w:val="nil"/>
          <w:right w:val="nil"/>
          <w:between w:val="nil"/>
        </w:pBdr>
        <w:spacing w:before="194"/>
        <w:rPr>
          <w:b/>
          <w:color w:val="000000"/>
          <w:sz w:val="20"/>
          <w:szCs w:val="20"/>
        </w:rPr>
      </w:pPr>
      <w:r>
        <w:rPr>
          <w:noProof/>
        </w:rPr>
        <mc:AlternateContent>
          <mc:Choice Requires="wps">
            <w:drawing>
              <wp:anchor distT="0" distB="0" distL="0" distR="0" simplePos="0" relativeHeight="251663360" behindDoc="0" locked="0" layoutInCell="1" hidden="0" allowOverlap="1" wp14:anchorId="258AD939" wp14:editId="5ABC2BFC">
                <wp:simplePos x="0" y="0"/>
                <wp:positionH relativeFrom="column">
                  <wp:posOffset>50800</wp:posOffset>
                </wp:positionH>
                <wp:positionV relativeFrom="paragraph">
                  <wp:posOffset>266700</wp:posOffset>
                </wp:positionV>
                <wp:extent cx="5278120" cy="1270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2706940" y="3779365"/>
                          <a:ext cx="5278120" cy="1270"/>
                        </a:xfrm>
                        <a:custGeom>
                          <a:avLst/>
                          <a:gdLst/>
                          <a:ahLst/>
                          <a:cxnLst/>
                          <a:rect l="l" t="t" r="r" b="b"/>
                          <a:pathLst>
                            <a:path w="5278120" h="120000" extrusionOk="0">
                              <a:moveTo>
                                <a:pt x="0" y="0"/>
                              </a:moveTo>
                              <a:lnTo>
                                <a:pt x="5277599" y="0"/>
                              </a:lnTo>
                            </a:path>
                          </a:pathLst>
                        </a:custGeom>
                        <a:noFill/>
                        <a:ln w="10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057918E" id="Freeform: Shape 2" o:spid="_x0000_s1026" style="position:absolute;margin-left:4pt;margin-top:21pt;width:415.6pt;height:1pt;z-index:251663360;visibility:visible;mso-wrap-style:square;mso-wrap-distance-left:0;mso-wrap-distance-top:0;mso-wrap-distance-right:0;mso-wrap-distance-bottom:0;mso-position-horizontal:absolute;mso-position-horizontal-relative:text;mso-position-vertical:absolute;mso-position-vertical-relative:text;v-text-anchor:middle" coordsize="527812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" path="m,l5277599,e" filled="f" strokeweight=".28056mm">
                <v:stroke startarrowwidth="narrow" startarrowlength="short" endarrowwidth="narrow" endarrowlength="short"/>
                <v:path arrowok="t" o:extrusionok="f"/>
                <w10:wrap type="topAndBottom"/>
              </v:shape>
            </w:pict>
          </mc:Fallback>
        </mc:AlternateContent>
      </w:r>
    </w:p>
    <w:p w14:paraId="0682F0A6" w14:textId="77777777" w:rsidR="00FE49A8" w:rsidRDefault="00CC1D19">
      <w:pPr>
        <w:spacing w:after="28"/>
        <w:ind w:left="272"/>
        <w:rPr>
          <w:sz w:val="24"/>
          <w:szCs w:val="24"/>
        </w:rPr>
      </w:pPr>
      <w:r>
        <w:rPr>
          <w:b/>
          <w:sz w:val="24"/>
          <w:szCs w:val="24"/>
        </w:rPr>
        <w:t xml:space="preserve">Algorithm 1: </w:t>
      </w:r>
      <w:r>
        <w:rPr>
          <w:sz w:val="24"/>
          <w:szCs w:val="24"/>
        </w:rPr>
        <w:t>Sample Algorithm</w:t>
      </w:r>
    </w:p>
    <w:p w14:paraId="6856D2C4" w14:textId="77777777" w:rsidR="00FE49A8" w:rsidRDefault="00CC1D19">
      <w:pPr>
        <w:pBdr>
          <w:top w:val="nil"/>
          <w:left w:val="nil"/>
          <w:bottom w:val="nil"/>
          <w:right w:val="nil"/>
          <w:between w:val="nil"/>
        </w:pBdr>
        <w:spacing w:line="20" w:lineRule="auto"/>
        <w:ind w:left="97"/>
        <w:rPr>
          <w:color w:val="000000"/>
          <w:sz w:val="2"/>
          <w:szCs w:val="2"/>
        </w:rPr>
      </w:pPr>
      <w:r>
        <w:rPr>
          <w:noProof/>
          <w:color w:val="000000"/>
          <w:sz w:val="2"/>
          <w:szCs w:val="2"/>
        </w:rPr>
        <mc:AlternateContent>
          <mc:Choice Requires="wpg">
            <w:drawing>
              <wp:inline distT="0" distB="0" distL="0" distR="0" wp14:anchorId="7FF038F0" wp14:editId="3DC53996">
                <wp:extent cx="5278120" cy="10160"/>
                <wp:effectExtent l="0" t="0" r="0" b="0"/>
                <wp:docPr id="21" name="Group 21"/>
                <wp:cNvGraphicFramePr/>
                <a:graphic xmlns:a="http://schemas.openxmlformats.org/drawingml/2006/main">
                  <a:graphicData uri="http://schemas.microsoft.com/office/word/2010/wordprocessingGroup">
                    <wpg:wgp>
                      <wpg:cNvGrpSpPr/>
                      <wpg:grpSpPr>
                        <a:xfrm>
                          <a:off x="0" y="0"/>
                          <a:ext cx="5278120" cy="10160"/>
                          <a:chOff x="2706925" y="3774900"/>
                          <a:chExt cx="5278125" cy="10175"/>
                        </a:xfrm>
                      </wpg:grpSpPr>
                      <wpg:grpSp>
                        <wpg:cNvPr id="24" name="Group 22"/>
                        <wpg:cNvGrpSpPr/>
                        <wpg:grpSpPr>
                          <a:xfrm>
                            <a:off x="2706940" y="3774920"/>
                            <a:ext cx="5278120" cy="10150"/>
                            <a:chOff x="0" y="0"/>
                            <a:chExt cx="5278120" cy="10150"/>
                          </a:xfrm>
                        </wpg:grpSpPr>
                        <wps:wsp>
                          <wps:cNvPr id="25" name="Rectangle 23"/>
                          <wps:cNvSpPr/>
                          <wps:spPr>
                            <a:xfrm>
                              <a:off x="0" y="0"/>
                              <a:ext cx="5278100" cy="10150"/>
                            </a:xfrm>
                            <a:prstGeom prst="rect">
                              <a:avLst/>
                            </a:prstGeom>
                            <a:noFill/>
                            <a:ln>
                              <a:noFill/>
                            </a:ln>
                          </wps:spPr>
                          <wps:txbx>
                            <w:txbxContent>
                              <w:p w14:paraId="1B714FD0" w14:textId="77777777" w:rsidR="00FE49A8" w:rsidRDefault="00FE49A8">
                                <w:pPr>
                                  <w:textDirection w:val="btLr"/>
                                </w:pPr>
                              </w:p>
                            </w:txbxContent>
                          </wps:txbx>
                          <wps:bodyPr spcFirstLastPara="1" wrap="square" lIns="91425" tIns="91425" rIns="91425" bIns="91425" anchor="ctr" anchorCtr="0">
                            <a:noAutofit/>
                          </wps:bodyPr>
                        </wps:wsp>
                        <wps:wsp>
                          <wps:cNvPr id="28" name="Freeform: Shape 24"/>
                          <wps:cNvSpPr/>
                          <wps:spPr>
                            <a:xfrm>
                              <a:off x="0" y="5060"/>
                              <a:ext cx="5278120" cy="1270"/>
                            </a:xfrm>
                            <a:custGeom>
                              <a:avLst/>
                              <a:gdLst/>
                              <a:ahLst/>
                              <a:cxnLst/>
                              <a:rect l="l" t="t" r="r" b="b"/>
                              <a:pathLst>
                                <a:path w="5278120" h="120000" extrusionOk="0">
                                  <a:moveTo>
                                    <a:pt x="0" y="0"/>
                                  </a:moveTo>
                                  <a:lnTo>
                                    <a:pt x="5277599" y="0"/>
                                  </a:lnTo>
                                </a:path>
                              </a:pathLst>
                            </a:custGeom>
                            <a:noFill/>
                            <a:ln w="10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FF038F0" id="Group 21" o:spid="_x0000_s1042" style="width:415.6pt;height:.8pt;mso-position-horizontal-relative:char;mso-position-vertical-relative:line" coordorigin="27069,37749" coordsize="5278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">
                <v:group id="Group 22" o:spid="_x0000_s1043" style="position:absolute;left:27069;top:37749;width:52781;height:101" coordsize="5278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3" o:spid="_x0000_s1044" style="position:absolute;width:52781;height: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1B714FD0" w14:textId="77777777" w:rsidR="00FE49A8" w:rsidRDefault="00FE49A8">
                          <w:pPr>
                            <w:textDirection w:val="btLr"/>
                          </w:pPr>
                        </w:p>
                      </w:txbxContent>
                    </v:textbox>
                  </v:rect>
                  <v:shape id="Freeform: Shape 24" o:spid="_x0000_s1045" style="position:absolute;top:50;width:52781;height:13;visibility:visible;mso-wrap-style:square;v-text-anchor:middle" coordsize="52781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" path="m,l5277599,e" filled="f" strokeweight=".28056mm">
                    <v:stroke startarrowwidth="narrow" startarrowlength="short" endarrowwidth="narrow" endarrowlength="short"/>
                    <v:path arrowok="t" o:extrusionok="f"/>
                  </v:shape>
                </v:group>
                <w10:anchorlock/>
              </v:group>
            </w:pict>
          </mc:Fallback>
        </mc:AlternateContent>
      </w:r>
    </w:p>
    <w:p w14:paraId="65E08776" w14:textId="77777777" w:rsidR="00FE49A8" w:rsidRDefault="00CC1D19">
      <w:pPr>
        <w:spacing w:line="249" w:lineRule="auto"/>
        <w:ind w:left="448" w:right="7290"/>
        <w:rPr>
          <w:rFonts w:ascii="Cambria" w:eastAsia="Cambria" w:hAnsi="Cambria" w:cs="Cambria"/>
          <w:i/>
          <w:sz w:val="24"/>
          <w:szCs w:val="24"/>
        </w:rPr>
      </w:pPr>
      <w:r>
        <w:rPr>
          <w:b/>
          <w:sz w:val="24"/>
          <w:szCs w:val="24"/>
        </w:rPr>
        <w:t xml:space="preserve">Input: </w:t>
      </w:r>
      <w:r>
        <w:rPr>
          <w:sz w:val="24"/>
          <w:szCs w:val="24"/>
        </w:rPr>
        <w:t xml:space="preserve">Your Input </w:t>
      </w:r>
      <w:r>
        <w:rPr>
          <w:b/>
          <w:sz w:val="24"/>
          <w:szCs w:val="24"/>
        </w:rPr>
        <w:t xml:space="preserve">Output: </w:t>
      </w:r>
      <w:r>
        <w:rPr>
          <w:sz w:val="24"/>
          <w:szCs w:val="24"/>
        </w:rPr>
        <w:t xml:space="preserve">Your output </w:t>
      </w:r>
      <w:r>
        <w:rPr>
          <w:b/>
          <w:sz w:val="24"/>
          <w:szCs w:val="24"/>
        </w:rPr>
        <w:t xml:space="preserve">Data: </w:t>
      </w:r>
      <w:r>
        <w:rPr>
          <w:sz w:val="24"/>
          <w:szCs w:val="24"/>
        </w:rPr>
        <w:t xml:space="preserve">Testing set </w:t>
      </w:r>
      <w:r>
        <w:rPr>
          <w:rFonts w:ascii="Cambria" w:eastAsia="Cambria" w:hAnsi="Cambria" w:cs="Cambria"/>
          <w:i/>
          <w:sz w:val="24"/>
          <w:szCs w:val="24"/>
        </w:rPr>
        <w:t>x</w:t>
      </w:r>
    </w:p>
    <w:p w14:paraId="71B9A709" w14:textId="77777777" w:rsidR="00FE49A8" w:rsidRDefault="00CC1D19">
      <w:pPr>
        <w:pBdr>
          <w:top w:val="nil"/>
          <w:left w:val="nil"/>
          <w:bottom w:val="nil"/>
          <w:right w:val="nil"/>
          <w:between w:val="nil"/>
        </w:pBdr>
        <w:spacing w:line="252" w:lineRule="auto"/>
        <w:ind w:left="565" w:right="1857" w:hanging="314"/>
        <w:rPr>
          <w:color w:val="000000"/>
          <w:sz w:val="24"/>
          <w:szCs w:val="24"/>
        </w:rPr>
      </w:pPr>
      <w:r>
        <w:rPr>
          <w:b/>
          <w:color w:val="000000"/>
          <w:sz w:val="16"/>
          <w:szCs w:val="16"/>
        </w:rPr>
        <w:t xml:space="preserve">1 </w:t>
      </w:r>
      <w:r>
        <w:rPr>
          <w:color w:val="000000"/>
          <w:sz w:val="24"/>
          <w:szCs w:val="24"/>
        </w:rPr>
        <w:t>function Dijkstra(Graph, source): dist[source] := 0 for each vertex v in Graph: if v source dist[v] := infinity add v to Q</w:t>
      </w:r>
    </w:p>
    <w:p w14:paraId="7A49F70E" w14:textId="77777777" w:rsidR="00FE49A8" w:rsidRDefault="00CC1D19">
      <w:pPr>
        <w:pBdr>
          <w:top w:val="nil"/>
          <w:left w:val="nil"/>
          <w:bottom w:val="nil"/>
          <w:right w:val="nil"/>
          <w:between w:val="nil"/>
        </w:pBdr>
        <w:spacing w:line="252" w:lineRule="auto"/>
        <w:ind w:left="565" w:right="1782" w:hanging="314"/>
        <w:rPr>
          <w:color w:val="000000"/>
          <w:sz w:val="24"/>
          <w:szCs w:val="24"/>
        </w:rPr>
      </w:pPr>
      <w:r>
        <w:rPr>
          <w:b/>
          <w:color w:val="000000"/>
          <w:sz w:val="16"/>
          <w:szCs w:val="16"/>
        </w:rPr>
        <w:t xml:space="preserve">2 </w:t>
      </w:r>
      <w:r>
        <w:rPr>
          <w:color w:val="000000"/>
          <w:sz w:val="24"/>
          <w:szCs w:val="24"/>
        </w:rPr>
        <w:t>while Q is not empty: // The main loop v := vertex in Q with min dist[v] remove v from Q</w:t>
      </w:r>
    </w:p>
    <w:p w14:paraId="0297DEC8" w14:textId="77777777" w:rsidR="00FE49A8" w:rsidRDefault="00CC1D19">
      <w:pPr>
        <w:pBdr>
          <w:top w:val="nil"/>
          <w:left w:val="nil"/>
          <w:bottom w:val="nil"/>
          <w:right w:val="nil"/>
          <w:between w:val="nil"/>
        </w:pBdr>
        <w:spacing w:line="252" w:lineRule="auto"/>
        <w:ind w:left="565" w:right="1693" w:hanging="314"/>
        <w:rPr>
          <w:color w:val="000000"/>
          <w:sz w:val="24"/>
          <w:szCs w:val="24"/>
        </w:rPr>
      </w:pPr>
      <w:r>
        <w:rPr>
          <w:b/>
          <w:color w:val="000000"/>
          <w:sz w:val="16"/>
          <w:szCs w:val="16"/>
        </w:rPr>
        <w:t xml:space="preserve">3 </w:t>
      </w:r>
      <w:r>
        <w:rPr>
          <w:color w:val="000000"/>
          <w:sz w:val="24"/>
          <w:szCs w:val="24"/>
        </w:rPr>
        <w:t>for each neighbor u of v: // where neighbor u has not yet been removed from Q. alt := dist[v] + length(v, u) if alt &lt; dist[u]: // A shorter path to u has been found dist[u] := alt // Update distance of u</w:t>
      </w:r>
    </w:p>
    <w:p w14:paraId="174A5A87" w14:textId="77777777" w:rsidR="00FE49A8" w:rsidRDefault="00CC1D19">
      <w:pPr>
        <w:pBdr>
          <w:top w:val="nil"/>
          <w:left w:val="nil"/>
          <w:bottom w:val="nil"/>
          <w:right w:val="nil"/>
          <w:between w:val="nil"/>
        </w:pBdr>
        <w:spacing w:line="273" w:lineRule="auto"/>
        <w:ind w:left="251"/>
        <w:rPr>
          <w:color w:val="000000"/>
          <w:sz w:val="24"/>
          <w:szCs w:val="24"/>
        </w:rPr>
      </w:pPr>
      <w:r>
        <w:rPr>
          <w:b/>
          <w:color w:val="000000"/>
          <w:sz w:val="16"/>
          <w:szCs w:val="16"/>
        </w:rPr>
        <w:t xml:space="preserve">4 </w:t>
      </w:r>
      <w:r>
        <w:rPr>
          <w:color w:val="000000"/>
          <w:sz w:val="24"/>
          <w:szCs w:val="24"/>
        </w:rPr>
        <w:t>return dist[] end function</w:t>
      </w:r>
      <w:r>
        <w:rPr>
          <w:noProof/>
        </w:rPr>
        <mc:AlternateContent>
          <mc:Choice Requires="wps">
            <w:drawing>
              <wp:anchor distT="0" distB="0" distL="0" distR="0" simplePos="0" relativeHeight="251664384" behindDoc="0" locked="0" layoutInCell="1" hidden="0" allowOverlap="1" wp14:anchorId="523F06A2" wp14:editId="56EE5835">
                <wp:simplePos x="0" y="0"/>
                <wp:positionH relativeFrom="column">
                  <wp:posOffset>50800</wp:posOffset>
                </wp:positionH>
                <wp:positionV relativeFrom="paragraph">
                  <wp:posOffset>190500</wp:posOffset>
                </wp:positionV>
                <wp:extent cx="5278120" cy="12700"/>
                <wp:effectExtent l="0" t="0" r="0" b="0"/>
                <wp:wrapTopAndBottom distT="0" distB="0"/>
                <wp:docPr id="22" name="Freeform: Shape 22"/>
                <wp:cNvGraphicFramePr/>
                <a:graphic xmlns:a="http://schemas.openxmlformats.org/drawingml/2006/main">
                  <a:graphicData uri="http://schemas.microsoft.com/office/word/2010/wordprocessingShape">
                    <wps:wsp>
                      <wps:cNvSpPr/>
                      <wps:spPr>
                        <a:xfrm>
                          <a:off x="2706940" y="3779365"/>
                          <a:ext cx="5278120" cy="1270"/>
                        </a:xfrm>
                        <a:custGeom>
                          <a:avLst/>
                          <a:gdLst/>
                          <a:ahLst/>
                          <a:cxnLst/>
                          <a:rect l="l" t="t" r="r" b="b"/>
                          <a:pathLst>
                            <a:path w="5278120" h="120000" extrusionOk="0">
                              <a:moveTo>
                                <a:pt x="0" y="0"/>
                              </a:moveTo>
                              <a:lnTo>
                                <a:pt x="5277599" y="0"/>
                              </a:lnTo>
                            </a:path>
                          </a:pathLst>
                        </a:custGeom>
                        <a:noFill/>
                        <a:ln w="10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5EC23F1" id="Freeform: Shape 25" o:spid="_x0000_s1026" style="position:absolute;margin-left:4pt;margin-top:15pt;width:415.6pt;height:1pt;z-index:251664384;visibility:visible;mso-wrap-style:square;mso-wrap-distance-left:0;mso-wrap-distance-top:0;mso-wrap-distance-right:0;mso-wrap-distance-bottom:0;mso-position-horizontal:absolute;mso-position-horizontal-relative:text;mso-position-vertical:absolute;mso-position-vertical-relative:text;v-text-anchor:middle" coordsize="527812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" path="m,l5277599,e" filled="f" strokeweight=".28056mm">
                <v:stroke startarrowwidth="narrow" startarrowlength="short" endarrowwidth="narrow" endarrowlength="short"/>
                <v:path arrowok="t" o:extrusionok="f"/>
                <w10:wrap type="topAndBottom"/>
              </v:shape>
            </w:pict>
          </mc:Fallback>
        </mc:AlternateContent>
      </w:r>
    </w:p>
    <w:p w14:paraId="1A7FA58B" w14:textId="77777777" w:rsidR="00FE49A8" w:rsidRDefault="00FE49A8">
      <w:pPr>
        <w:pBdr>
          <w:top w:val="nil"/>
          <w:left w:val="nil"/>
          <w:bottom w:val="nil"/>
          <w:right w:val="nil"/>
          <w:between w:val="nil"/>
        </w:pBdr>
        <w:spacing w:before="211"/>
        <w:rPr>
          <w:color w:val="000000"/>
          <w:sz w:val="24"/>
          <w:szCs w:val="24"/>
        </w:rPr>
      </w:pPr>
    </w:p>
    <w:p w14:paraId="2DFE8E54" w14:textId="77777777" w:rsidR="00FE49A8" w:rsidRDefault="00CC1D19">
      <w:pPr>
        <w:pStyle w:val="Heading5"/>
        <w:ind w:firstLine="97"/>
      </w:pPr>
      <w:r>
        <w:t>Implementation details (with screenshots and programming codes)</w:t>
      </w:r>
    </w:p>
    <w:p w14:paraId="19A6F546" w14:textId="77777777" w:rsidR="00FE49A8" w:rsidRDefault="00CC1D19">
      <w:pPr>
        <w:pBdr>
          <w:top w:val="nil"/>
          <w:left w:val="nil"/>
          <w:bottom w:val="nil"/>
          <w:right w:val="nil"/>
          <w:between w:val="nil"/>
        </w:pBdr>
        <w:spacing w:before="183"/>
        <w:rPr>
          <w:b/>
          <w:color w:val="000000"/>
          <w:sz w:val="20"/>
          <w:szCs w:val="20"/>
        </w:rPr>
      </w:pPr>
      <w:r>
        <w:rPr>
          <w:b/>
          <w:noProof/>
          <w:sz w:val="20"/>
          <w:szCs w:val="20"/>
        </w:rPr>
        <w:drawing>
          <wp:inline distT="114300" distB="114300" distL="114300" distR="114300" wp14:anchorId="10BABD8D" wp14:editId="67068AF5">
            <wp:extent cx="6210625" cy="35179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6210625" cy="3517900"/>
                    </a:xfrm>
                    <a:prstGeom prst="rect">
                      <a:avLst/>
                    </a:prstGeom>
                    <a:ln/>
                  </pic:spPr>
                </pic:pic>
              </a:graphicData>
            </a:graphic>
          </wp:inline>
        </w:drawing>
      </w:r>
    </w:p>
    <w:p w14:paraId="351C4038" w14:textId="77777777" w:rsidR="00FE49A8" w:rsidRDefault="00FE49A8">
      <w:pPr>
        <w:pBdr>
          <w:top w:val="nil"/>
          <w:left w:val="nil"/>
          <w:bottom w:val="nil"/>
          <w:right w:val="nil"/>
          <w:between w:val="nil"/>
        </w:pBdr>
        <w:spacing w:before="228"/>
        <w:rPr>
          <w:b/>
          <w:color w:val="000000"/>
          <w:sz w:val="24"/>
          <w:szCs w:val="24"/>
        </w:rPr>
      </w:pPr>
    </w:p>
    <w:p w14:paraId="17D86A41" w14:textId="77777777" w:rsidR="00FE49A8" w:rsidRDefault="00CC1D19">
      <w:pPr>
        <w:pBdr>
          <w:top w:val="nil"/>
          <w:left w:val="nil"/>
          <w:bottom w:val="nil"/>
          <w:right w:val="nil"/>
          <w:between w:val="nil"/>
        </w:pBdr>
        <w:ind w:left="2834"/>
        <w:rPr>
          <w:color w:val="000000"/>
          <w:sz w:val="24"/>
          <w:szCs w:val="24"/>
        </w:rPr>
      </w:pPr>
      <w:r>
        <w:rPr>
          <w:color w:val="000000"/>
          <w:sz w:val="24"/>
          <w:szCs w:val="24"/>
        </w:rPr>
        <w:t>Figure 2.3: Implementation</w:t>
      </w:r>
      <w:r>
        <w:rPr>
          <w:sz w:val="24"/>
          <w:szCs w:val="24"/>
        </w:rPr>
        <w:t xml:space="preserve"> Dijkstra Algorithum</w:t>
      </w:r>
    </w:p>
    <w:p w14:paraId="64710525" w14:textId="0FF9887F" w:rsidR="00FE49A8" w:rsidRDefault="00CC1D19">
      <w:pPr>
        <w:pBdr>
          <w:top w:val="nil"/>
          <w:left w:val="nil"/>
          <w:bottom w:val="nil"/>
          <w:right w:val="nil"/>
          <w:between w:val="nil"/>
        </w:pBdr>
        <w:spacing w:before="187"/>
        <w:rPr>
          <w:color w:val="000000"/>
          <w:sz w:val="20"/>
          <w:szCs w:val="20"/>
        </w:rPr>
      </w:pPr>
      <w:r>
        <w:rPr>
          <w:noProof/>
          <w:sz w:val="20"/>
          <w:szCs w:val="20"/>
        </w:rPr>
        <w:lastRenderedPageBreak/>
        <w:drawing>
          <wp:anchor distT="0" distB="0" distL="114300" distR="114300" simplePos="0" relativeHeight="251666432" behindDoc="0" locked="0" layoutInCell="1" allowOverlap="1" wp14:anchorId="010DD6D0" wp14:editId="07D6B816">
            <wp:simplePos x="0" y="0"/>
            <wp:positionH relativeFrom="column">
              <wp:posOffset>-226060</wp:posOffset>
            </wp:positionH>
            <wp:positionV relativeFrom="paragraph">
              <wp:posOffset>0</wp:posOffset>
            </wp:positionV>
            <wp:extent cx="6210625" cy="3289300"/>
            <wp:effectExtent l="0" t="0" r="0" b="6350"/>
            <wp:wrapTopAndBottom/>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6210625" cy="3289300"/>
                    </a:xfrm>
                    <a:prstGeom prst="rect">
                      <a:avLst/>
                    </a:prstGeom>
                    <a:ln/>
                  </pic:spPr>
                </pic:pic>
              </a:graphicData>
            </a:graphic>
          </wp:anchor>
        </w:drawing>
      </w:r>
    </w:p>
    <w:p w14:paraId="5EDF4BDC" w14:textId="57797FBC" w:rsidR="00FE49A8" w:rsidRDefault="00CC1D19">
      <w:pPr>
        <w:ind w:left="2834"/>
        <w:rPr>
          <w:ins w:id="33" w:author="Rukonu zzaman" w:date="2025-04-30T10:41:00Z"/>
          <w:sz w:val="24"/>
          <w:szCs w:val="24"/>
        </w:rPr>
      </w:pPr>
      <w:r>
        <w:rPr>
          <w:sz w:val="24"/>
          <w:szCs w:val="24"/>
        </w:rPr>
        <w:t>Figure 2.4: Implementation-A *</w:t>
      </w:r>
    </w:p>
    <w:p w14:paraId="376E1495" w14:textId="34DC1D47" w:rsidR="00FE49A8" w:rsidRDefault="000D61A5">
      <w:pPr>
        <w:ind w:left="2834"/>
        <w:rPr>
          <w:sz w:val="24"/>
          <w:szCs w:val="24"/>
        </w:rPr>
      </w:pPr>
      <w:ins w:id="34" w:author="Rukonu zzaman" w:date="2025-04-30T10:41:00Z">
        <w:r>
          <w:rPr>
            <w:noProof/>
            <w:color w:val="000000"/>
            <w:sz w:val="24"/>
            <w:szCs w:val="24"/>
          </w:rPr>
          <w:drawing>
            <wp:anchor distT="0" distB="0" distL="114300" distR="114300" simplePos="0" relativeHeight="251665408" behindDoc="0" locked="0" layoutInCell="1" allowOverlap="1" wp14:anchorId="31CDFBFD" wp14:editId="6D5B64B5">
              <wp:simplePos x="0" y="0"/>
              <wp:positionH relativeFrom="margin">
                <wp:align>left</wp:align>
              </wp:positionH>
              <wp:positionV relativeFrom="paragraph">
                <wp:posOffset>269240</wp:posOffset>
              </wp:positionV>
              <wp:extent cx="5539740" cy="4450080"/>
              <wp:effectExtent l="0" t="0" r="3810" b="7620"/>
              <wp:wrapTopAndBottom/>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539740" cy="4450080"/>
                      </a:xfrm>
                      <a:prstGeom prst="rect">
                        <a:avLst/>
                      </a:prstGeom>
                      <a:ln/>
                    </pic:spPr>
                  </pic:pic>
                </a:graphicData>
              </a:graphic>
              <wp14:sizeRelH relativeFrom="margin">
                <wp14:pctWidth>0</wp14:pctWidth>
              </wp14:sizeRelH>
              <wp14:sizeRelV relativeFrom="margin">
                <wp14:pctHeight>0</wp14:pctHeight>
              </wp14:sizeRelV>
            </wp:anchor>
          </w:drawing>
        </w:r>
      </w:ins>
    </w:p>
    <w:p w14:paraId="151873EB" w14:textId="2DB2866F" w:rsidR="00FE49A8" w:rsidRDefault="00CC1D19">
      <w:pPr>
        <w:pBdr>
          <w:top w:val="nil"/>
          <w:left w:val="nil"/>
          <w:bottom w:val="nil"/>
          <w:right w:val="nil"/>
          <w:between w:val="nil"/>
        </w:pBdr>
        <w:ind w:left="141" w:right="724" w:hanging="3405"/>
        <w:rPr>
          <w:ins w:id="35" w:author="Rukonu zzaman" w:date="2025-04-30T10:41:00Z"/>
          <w:color w:val="000000"/>
          <w:sz w:val="24"/>
          <w:szCs w:val="24"/>
        </w:rPr>
      </w:pPr>
      <w:r>
        <w:rPr>
          <w:color w:val="000000"/>
          <w:sz w:val="24"/>
          <w:szCs w:val="24"/>
        </w:rPr>
        <w:t>Figure 2.4:</w:t>
      </w:r>
    </w:p>
    <w:p w14:paraId="6623C567" w14:textId="77777777" w:rsidR="00000000" w:rsidRDefault="00CC1D19">
      <w:pPr>
        <w:jc w:val="center"/>
        <w:rPr>
          <w:sz w:val="24"/>
          <w:szCs w:val="24"/>
          <w:rPrChange w:id="36" w:author="Rukonu zzaman" w:date="2025-04-30T10:41:00Z">
            <w:rPr>
              <w:color w:val="000000"/>
              <w:sz w:val="24"/>
              <w:szCs w:val="24"/>
            </w:rPr>
          </w:rPrChange>
        </w:rPr>
        <w:sectPr w:rsidR="00000000" w:rsidSect="00BF465D">
          <w:pgSz w:w="11910" w:h="16840" w:code="9"/>
          <w:pgMar w:top="1440" w:right="1440" w:bottom="1440" w:left="1440" w:header="0" w:footer="864" w:gutter="0"/>
          <w:cols w:space="720"/>
          <w:docGrid w:linePitch="299"/>
        </w:sectPr>
        <w:pPrChange w:id="37" w:author="Rukonu zzaman" w:date="2025-04-30T10:41:00Z">
          <w:pPr>
            <w:pBdr>
              <w:top w:val="nil"/>
              <w:left w:val="nil"/>
              <w:bottom w:val="nil"/>
              <w:right w:val="nil"/>
              <w:between w:val="nil"/>
            </w:pBdr>
            <w:ind w:left="141" w:right="724" w:hanging="3405"/>
          </w:pPr>
        </w:pPrChange>
      </w:pPr>
      <w:ins w:id="38" w:author="Rukonu zzaman" w:date="2025-04-30T10:41:00Z">
        <w:r>
          <w:rPr>
            <w:color w:val="000000"/>
            <w:sz w:val="24"/>
            <w:szCs w:val="24"/>
          </w:rPr>
          <w:t>Figure 2.5: Implementation-BFS</w:t>
        </w:r>
      </w:ins>
    </w:p>
    <w:p w14:paraId="3DD95AB7" w14:textId="623CA469" w:rsidR="00FE49A8" w:rsidRPr="00BF465D" w:rsidRDefault="00CC1D19" w:rsidP="00BF465D">
      <w:pPr>
        <w:pBdr>
          <w:top w:val="nil"/>
          <w:left w:val="nil"/>
          <w:bottom w:val="nil"/>
          <w:right w:val="nil"/>
          <w:between w:val="nil"/>
        </w:pBdr>
        <w:spacing w:before="431"/>
        <w:jc w:val="center"/>
        <w:rPr>
          <w:ins w:id="39" w:author="Rukonu zzaman" w:date="2025-04-30T10:44:00Z"/>
          <w:sz w:val="49"/>
          <w:szCs w:val="49"/>
          <w:rPrChange w:id="40" w:author="Rukonu zzaman" w:date="2025-04-30T10:43:00Z">
            <w:rPr>
              <w:ins w:id="41" w:author="Rukonu zzaman" w:date="2025-04-30T10:44:00Z"/>
              <w:color w:val="000000"/>
              <w:sz w:val="49"/>
              <w:szCs w:val="49"/>
            </w:rPr>
          </w:rPrChange>
        </w:rPr>
      </w:pPr>
      <w:ins w:id="42" w:author="Rukonu zzaman" w:date="2025-04-30T10:43:00Z">
        <w:r>
          <w:rPr>
            <w:noProof/>
            <w:sz w:val="49"/>
            <w:szCs w:val="49"/>
            <w:rPrChange w:id="43" w:author="Rukonu zzaman" w:date="2025-04-30T10:43:00Z">
              <w:rPr>
                <w:noProof/>
                <w:color w:val="000000"/>
                <w:sz w:val="24"/>
                <w:szCs w:val="24"/>
              </w:rPr>
            </w:rPrChange>
          </w:rPr>
          <w:lastRenderedPageBreak/>
          <w:drawing>
            <wp:anchor distT="0" distB="0" distL="114300" distR="114300" simplePos="0" relativeHeight="251667456" behindDoc="0" locked="0" layoutInCell="1" allowOverlap="1" wp14:anchorId="75C5464E" wp14:editId="5C271425">
              <wp:simplePos x="0" y="0"/>
              <wp:positionH relativeFrom="margin">
                <wp:align>left</wp:align>
              </wp:positionH>
              <wp:positionV relativeFrom="paragraph">
                <wp:posOffset>91440</wp:posOffset>
              </wp:positionV>
              <wp:extent cx="6210625" cy="4711700"/>
              <wp:effectExtent l="0" t="0" r="0" b="0"/>
              <wp:wrapTopAndBottom/>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210625" cy="4711700"/>
                      </a:xfrm>
                      <a:prstGeom prst="rect">
                        <a:avLst/>
                      </a:prstGeom>
                      <a:ln/>
                    </pic:spPr>
                  </pic:pic>
                </a:graphicData>
              </a:graphic>
            </wp:anchor>
          </w:drawing>
        </w:r>
      </w:ins>
      <w:ins w:id="44" w:author="Rukonu zzaman" w:date="2025-04-30T10:44:00Z">
        <w:r w:rsidRPr="00BF465D">
          <w:rPr>
            <w:sz w:val="24"/>
            <w:szCs w:val="24"/>
            <w:rPrChange w:id="45" w:author="Rukonu zzaman" w:date="2025-04-30T10:43:00Z">
              <w:rPr>
                <w:color w:val="000000"/>
                <w:sz w:val="49"/>
                <w:szCs w:val="49"/>
              </w:rPr>
            </w:rPrChange>
          </w:rPr>
          <w:t>Figure 2.6: Implementation-DFS</w:t>
        </w:r>
      </w:ins>
    </w:p>
    <w:p w14:paraId="567A01C2" w14:textId="77777777" w:rsidR="00FE49A8" w:rsidRPr="00FE49A8" w:rsidRDefault="00FE49A8">
      <w:pPr>
        <w:ind w:left="97"/>
        <w:rPr>
          <w:ins w:id="46" w:author="Rukonu zzaman" w:date="2025-04-30T10:44:00Z"/>
          <w:sz w:val="49"/>
          <w:szCs w:val="49"/>
          <w:rPrChange w:id="47" w:author="Rukonu zzaman" w:date="2025-04-30T10:43:00Z">
            <w:rPr>
              <w:ins w:id="48" w:author="Rukonu zzaman" w:date="2025-04-30T10:44:00Z"/>
              <w:color w:val="000000"/>
              <w:sz w:val="49"/>
              <w:szCs w:val="49"/>
            </w:rPr>
          </w:rPrChange>
        </w:rPr>
      </w:pPr>
      <w:bookmarkStart w:id="49" w:name="_cp9jjfw2fb8w" w:colFirst="0" w:colLast="0"/>
      <w:bookmarkEnd w:id="49"/>
    </w:p>
    <w:p w14:paraId="21A2632B" w14:textId="77777777" w:rsidR="00FE49A8" w:rsidRPr="00FE49A8" w:rsidRDefault="00FE49A8">
      <w:pPr>
        <w:ind w:left="97"/>
        <w:rPr>
          <w:ins w:id="50" w:author="Rukonu zzaman" w:date="2025-04-30T10:44:00Z"/>
          <w:sz w:val="49"/>
          <w:szCs w:val="49"/>
          <w:rPrChange w:id="51" w:author="Rukonu zzaman" w:date="2025-04-30T10:43:00Z">
            <w:rPr>
              <w:ins w:id="52" w:author="Rukonu zzaman" w:date="2025-04-30T10:44:00Z"/>
              <w:color w:val="000000"/>
              <w:sz w:val="49"/>
              <w:szCs w:val="49"/>
            </w:rPr>
          </w:rPrChange>
        </w:rPr>
      </w:pPr>
      <w:bookmarkStart w:id="53" w:name="_6afxwilirbb6" w:colFirst="0" w:colLast="0"/>
      <w:bookmarkEnd w:id="53"/>
    </w:p>
    <w:p w14:paraId="6DC32D7A" w14:textId="77777777" w:rsidR="00FE49A8" w:rsidRPr="00FE49A8" w:rsidRDefault="00FE49A8">
      <w:pPr>
        <w:ind w:left="97"/>
        <w:rPr>
          <w:ins w:id="54" w:author="Rukonu zzaman" w:date="2025-04-30T10:44:00Z"/>
          <w:sz w:val="49"/>
          <w:szCs w:val="49"/>
          <w:rPrChange w:id="55" w:author="Rukonu zzaman" w:date="2025-04-30T10:43:00Z">
            <w:rPr>
              <w:ins w:id="56" w:author="Rukonu zzaman" w:date="2025-04-30T10:44:00Z"/>
              <w:color w:val="000000"/>
              <w:sz w:val="49"/>
              <w:szCs w:val="49"/>
            </w:rPr>
          </w:rPrChange>
        </w:rPr>
      </w:pPr>
      <w:bookmarkStart w:id="57" w:name="_y348zhk4f26" w:colFirst="0" w:colLast="0"/>
      <w:bookmarkEnd w:id="57"/>
    </w:p>
    <w:p w14:paraId="73B49EBF" w14:textId="77777777" w:rsidR="00FE49A8" w:rsidRPr="00FE49A8" w:rsidRDefault="00FE49A8">
      <w:pPr>
        <w:ind w:left="97"/>
        <w:rPr>
          <w:ins w:id="58" w:author="Rukonu zzaman" w:date="2025-04-30T10:44:00Z"/>
          <w:sz w:val="49"/>
          <w:szCs w:val="49"/>
          <w:rPrChange w:id="59" w:author="Rukonu zzaman" w:date="2025-04-30T10:43:00Z">
            <w:rPr>
              <w:ins w:id="60" w:author="Rukonu zzaman" w:date="2025-04-30T10:44:00Z"/>
              <w:color w:val="000000"/>
              <w:sz w:val="49"/>
              <w:szCs w:val="49"/>
            </w:rPr>
          </w:rPrChange>
        </w:rPr>
      </w:pPr>
      <w:bookmarkStart w:id="61" w:name="_mi0bop3si4xb" w:colFirst="0" w:colLast="0"/>
      <w:bookmarkEnd w:id="61"/>
    </w:p>
    <w:p w14:paraId="733B0849" w14:textId="77777777" w:rsidR="00FE49A8" w:rsidRPr="00FE49A8" w:rsidRDefault="00FE49A8">
      <w:pPr>
        <w:ind w:left="97"/>
        <w:rPr>
          <w:ins w:id="62" w:author="Rukonu zzaman" w:date="2025-04-30T10:44:00Z"/>
          <w:sz w:val="49"/>
          <w:szCs w:val="49"/>
          <w:rPrChange w:id="63" w:author="Rukonu zzaman" w:date="2025-04-30T10:43:00Z">
            <w:rPr>
              <w:ins w:id="64" w:author="Rukonu zzaman" w:date="2025-04-30T10:44:00Z"/>
              <w:color w:val="000000"/>
              <w:sz w:val="49"/>
              <w:szCs w:val="49"/>
            </w:rPr>
          </w:rPrChange>
        </w:rPr>
      </w:pPr>
      <w:bookmarkStart w:id="65" w:name="_h0rnzk5uy5a1" w:colFirst="0" w:colLast="0"/>
      <w:bookmarkEnd w:id="65"/>
    </w:p>
    <w:p w14:paraId="3AB9BEF2" w14:textId="77777777" w:rsidR="00FE49A8" w:rsidRPr="00FE49A8" w:rsidRDefault="00FE49A8">
      <w:pPr>
        <w:ind w:left="97"/>
        <w:rPr>
          <w:ins w:id="66" w:author="Rukonu zzaman" w:date="2025-04-30T10:44:00Z"/>
          <w:sz w:val="49"/>
          <w:szCs w:val="49"/>
          <w:rPrChange w:id="67" w:author="Rukonu zzaman" w:date="2025-04-30T10:43:00Z">
            <w:rPr>
              <w:ins w:id="68" w:author="Rukonu zzaman" w:date="2025-04-30T10:44:00Z"/>
              <w:color w:val="000000"/>
              <w:sz w:val="49"/>
              <w:szCs w:val="49"/>
            </w:rPr>
          </w:rPrChange>
        </w:rPr>
      </w:pPr>
      <w:bookmarkStart w:id="69" w:name="_5lu6q3rka6du" w:colFirst="0" w:colLast="0"/>
      <w:bookmarkEnd w:id="69"/>
    </w:p>
    <w:p w14:paraId="02DF2F72" w14:textId="77777777" w:rsidR="00FE49A8" w:rsidRPr="00FE49A8" w:rsidRDefault="00FE49A8">
      <w:pPr>
        <w:ind w:left="97"/>
        <w:rPr>
          <w:ins w:id="70" w:author="Rukonu zzaman" w:date="2025-04-30T10:44:00Z"/>
          <w:sz w:val="49"/>
          <w:szCs w:val="49"/>
          <w:rPrChange w:id="71" w:author="Rukonu zzaman" w:date="2025-04-30T10:43:00Z">
            <w:rPr>
              <w:ins w:id="72" w:author="Rukonu zzaman" w:date="2025-04-30T10:44:00Z"/>
              <w:color w:val="000000"/>
              <w:sz w:val="49"/>
              <w:szCs w:val="49"/>
            </w:rPr>
          </w:rPrChange>
        </w:rPr>
      </w:pPr>
      <w:bookmarkStart w:id="73" w:name="_gicqe8oeb1rn" w:colFirst="0" w:colLast="0"/>
      <w:bookmarkEnd w:id="73"/>
    </w:p>
    <w:p w14:paraId="472BE09C" w14:textId="77777777" w:rsidR="00FE49A8" w:rsidRPr="00FE49A8" w:rsidRDefault="00FE49A8">
      <w:pPr>
        <w:ind w:left="97"/>
        <w:rPr>
          <w:ins w:id="74" w:author="Rukonu zzaman" w:date="2025-04-30T10:44:00Z"/>
          <w:sz w:val="49"/>
          <w:szCs w:val="49"/>
          <w:rPrChange w:id="75" w:author="Rukonu zzaman" w:date="2025-04-30T10:43:00Z">
            <w:rPr>
              <w:ins w:id="76" w:author="Rukonu zzaman" w:date="2025-04-30T10:44:00Z"/>
              <w:color w:val="000000"/>
              <w:sz w:val="49"/>
              <w:szCs w:val="49"/>
            </w:rPr>
          </w:rPrChange>
        </w:rPr>
      </w:pPr>
      <w:bookmarkStart w:id="77" w:name="_pxg2oh9e7af3" w:colFirst="0" w:colLast="0"/>
      <w:bookmarkEnd w:id="77"/>
    </w:p>
    <w:p w14:paraId="7954A35A" w14:textId="77777777" w:rsidR="00FE49A8" w:rsidRPr="00FE49A8" w:rsidRDefault="00FE49A8">
      <w:pPr>
        <w:rPr>
          <w:ins w:id="78" w:author="Rukonu zzaman" w:date="2025-04-30T10:44:00Z"/>
          <w:sz w:val="49"/>
          <w:szCs w:val="49"/>
          <w:rPrChange w:id="79" w:author="Rukonu zzaman" w:date="2025-04-30T10:43:00Z">
            <w:rPr>
              <w:ins w:id="80" w:author="Rukonu zzaman" w:date="2025-04-30T10:44:00Z"/>
              <w:color w:val="000000"/>
              <w:sz w:val="49"/>
              <w:szCs w:val="49"/>
            </w:rPr>
          </w:rPrChange>
        </w:rPr>
      </w:pPr>
      <w:bookmarkStart w:id="81" w:name="_j473mrtozfmk" w:colFirst="0" w:colLast="0"/>
      <w:bookmarkEnd w:id="81"/>
    </w:p>
    <w:p w14:paraId="7546BB82" w14:textId="77777777" w:rsidR="00BF465D" w:rsidRDefault="00BF465D" w:rsidP="00BF465D">
      <w:pPr>
        <w:rPr>
          <w:sz w:val="49"/>
          <w:szCs w:val="49"/>
        </w:rPr>
      </w:pPr>
      <w:bookmarkStart w:id="82" w:name="2dmv97gr995r" w:colFirst="0" w:colLast="0"/>
      <w:bookmarkStart w:id="83" w:name="_pc2jmid1gci5" w:colFirst="0" w:colLast="0"/>
      <w:bookmarkEnd w:id="82"/>
      <w:bookmarkEnd w:id="83"/>
    </w:p>
    <w:p w14:paraId="3F0BAD01" w14:textId="73D87306" w:rsidR="00FE49A8" w:rsidRPr="00FE49A8" w:rsidRDefault="00CC1D19">
      <w:pPr>
        <w:rPr>
          <w:sz w:val="49"/>
          <w:szCs w:val="49"/>
          <w:rPrChange w:id="84" w:author="Rukonu zzaman" w:date="2025-04-30T10:43:00Z">
            <w:rPr>
              <w:b/>
              <w:sz w:val="49"/>
              <w:szCs w:val="49"/>
            </w:rPr>
          </w:rPrChange>
        </w:rPr>
        <w:pPrChange w:id="85" w:author="Rukonu zzaman" w:date="2025-04-30T10:56:00Z">
          <w:pPr>
            <w:ind w:left="97"/>
          </w:pPr>
        </w:pPrChange>
      </w:pPr>
      <w:r>
        <w:rPr>
          <w:sz w:val="49"/>
          <w:szCs w:val="49"/>
          <w:rPrChange w:id="86" w:author="Rukonu zzaman" w:date="2025-04-30T10:43:00Z">
            <w:rPr>
              <w:b/>
              <w:sz w:val="49"/>
              <w:szCs w:val="49"/>
            </w:rPr>
          </w:rPrChange>
        </w:rPr>
        <w:lastRenderedPageBreak/>
        <w:t>Chapter 3</w:t>
      </w:r>
    </w:p>
    <w:p w14:paraId="3DF8DC33" w14:textId="48AC53F5" w:rsidR="00FE49A8" w:rsidRPr="00FE49A8" w:rsidRDefault="00CC1D19">
      <w:pPr>
        <w:spacing w:before="550"/>
        <w:ind w:left="97"/>
        <w:rPr>
          <w:sz w:val="49"/>
          <w:szCs w:val="49"/>
          <w:rPrChange w:id="87" w:author="Rukonu zzaman" w:date="2025-04-30T10:43:00Z">
            <w:rPr>
              <w:b/>
              <w:sz w:val="49"/>
              <w:szCs w:val="49"/>
            </w:rPr>
          </w:rPrChange>
        </w:rPr>
      </w:pPr>
      <w:r>
        <w:rPr>
          <w:sz w:val="49"/>
          <w:szCs w:val="49"/>
          <w:rPrChange w:id="88" w:author="Rukonu zzaman" w:date="2025-04-30T10:43:00Z">
            <w:rPr>
              <w:b/>
              <w:sz w:val="49"/>
              <w:szCs w:val="49"/>
            </w:rPr>
          </w:rPrChange>
        </w:rPr>
        <w:t>Performance Evaluation</w:t>
      </w:r>
    </w:p>
    <w:p w14:paraId="0F246C65" w14:textId="7DFDA37D" w:rsidR="00FE49A8" w:rsidRPr="00FE49A8" w:rsidRDefault="00FE49A8">
      <w:pPr>
        <w:pBdr>
          <w:top w:val="nil"/>
          <w:left w:val="nil"/>
          <w:bottom w:val="nil"/>
          <w:right w:val="nil"/>
          <w:between w:val="nil"/>
        </w:pBdr>
        <w:spacing w:before="365"/>
        <w:rPr>
          <w:sz w:val="49"/>
          <w:szCs w:val="49"/>
          <w:rPrChange w:id="89" w:author="Rukonu zzaman" w:date="2025-04-30T10:43:00Z">
            <w:rPr>
              <w:b/>
              <w:color w:val="000000"/>
              <w:sz w:val="49"/>
              <w:szCs w:val="49"/>
            </w:rPr>
          </w:rPrChange>
        </w:rPr>
      </w:pPr>
    </w:p>
    <w:p w14:paraId="035F0655" w14:textId="268AC0E9" w:rsidR="00FE49A8" w:rsidRDefault="00CC1D19">
      <w:pPr>
        <w:pStyle w:val="Heading1"/>
        <w:numPr>
          <w:ilvl w:val="1"/>
          <w:numId w:val="8"/>
        </w:numPr>
        <w:tabs>
          <w:tab w:val="left" w:pos="871"/>
        </w:tabs>
        <w:spacing w:before="1"/>
        <w:ind w:hanging="774"/>
      </w:pPr>
      <w:bookmarkStart w:id="90" w:name="acitp2i05dwt" w:colFirst="0" w:colLast="0"/>
      <w:bookmarkStart w:id="91" w:name="_gezksmsefgku" w:colFirst="0" w:colLast="0"/>
      <w:bookmarkEnd w:id="90"/>
      <w:bookmarkEnd w:id="91"/>
      <w:r>
        <w:rPr>
          <w:sz w:val="49"/>
          <w:szCs w:val="49"/>
          <w:rPrChange w:id="92" w:author="Rukonu zzaman" w:date="2025-04-30T10:43:00Z">
            <w:rPr/>
          </w:rPrChange>
        </w:rPr>
        <w:t>Results Analysis/Testing</w:t>
      </w:r>
    </w:p>
    <w:p w14:paraId="6F82A1B9" w14:textId="08017EAB" w:rsidR="00FE49A8" w:rsidRDefault="00CC1D19">
      <w:pPr>
        <w:pStyle w:val="Heading2"/>
        <w:numPr>
          <w:ilvl w:val="2"/>
          <w:numId w:val="8"/>
        </w:numPr>
        <w:tabs>
          <w:tab w:val="left" w:pos="957"/>
        </w:tabs>
      </w:pPr>
      <w:bookmarkStart w:id="93" w:name="pfmy9jj1d6pg" w:colFirst="0" w:colLast="0"/>
      <w:bookmarkStart w:id="94" w:name="_kd4d3ebevpx9" w:colFirst="0" w:colLast="0"/>
      <w:bookmarkEnd w:id="93"/>
      <w:bookmarkEnd w:id="94"/>
      <w:r>
        <w:rPr>
          <w:sz w:val="49"/>
          <w:szCs w:val="49"/>
          <w:rPrChange w:id="95" w:author="Rukonu zzaman" w:date="2025-04-30T10:43:00Z">
            <w:rPr/>
          </w:rPrChange>
        </w:rPr>
        <w:t>Result_portion_1</w:t>
      </w:r>
    </w:p>
    <w:p w14:paraId="2191AE7B" w14:textId="3C652297" w:rsidR="00FE49A8" w:rsidRPr="00FE49A8" w:rsidRDefault="00BF465D">
      <w:pPr>
        <w:pBdr>
          <w:top w:val="nil"/>
          <w:left w:val="nil"/>
          <w:bottom w:val="nil"/>
          <w:right w:val="nil"/>
          <w:between w:val="nil"/>
        </w:pBdr>
        <w:spacing w:before="234"/>
        <w:rPr>
          <w:b/>
          <w:sz w:val="24"/>
          <w:szCs w:val="24"/>
          <w:rPrChange w:id="96" w:author="Rukonu zzaman" w:date="2025-04-30T10:55:00Z">
            <w:rPr>
              <w:b/>
              <w:color w:val="000000"/>
              <w:sz w:val="24"/>
              <w:szCs w:val="24"/>
            </w:rPr>
          </w:rPrChange>
        </w:rPr>
      </w:pPr>
      <w:ins w:id="97" w:author="Rukonu zzaman" w:date="2025-04-30T10:55:00Z">
        <w:r>
          <w:rPr>
            <w:b/>
            <w:noProof/>
            <w:sz w:val="24"/>
            <w:szCs w:val="24"/>
            <w:rPrChange w:id="98" w:author="Rukonu zzaman" w:date="2025-04-30T10:55:00Z">
              <w:rPr>
                <w:b/>
                <w:noProof/>
                <w:color w:val="000000"/>
                <w:sz w:val="20"/>
                <w:szCs w:val="20"/>
              </w:rPr>
            </w:rPrChange>
          </w:rPr>
          <w:drawing>
            <wp:anchor distT="0" distB="0" distL="114300" distR="114300" simplePos="0" relativeHeight="251668480" behindDoc="0" locked="0" layoutInCell="1" allowOverlap="1" wp14:anchorId="72DCD089" wp14:editId="2F9F7857">
              <wp:simplePos x="0" y="0"/>
              <wp:positionH relativeFrom="column">
                <wp:posOffset>777240</wp:posOffset>
              </wp:positionH>
              <wp:positionV relativeFrom="paragraph">
                <wp:posOffset>415925</wp:posOffset>
              </wp:positionV>
              <wp:extent cx="4274820" cy="2674620"/>
              <wp:effectExtent l="0" t="0" r="0" b="0"/>
              <wp:wrapTopAndBottom/>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274820" cy="2674620"/>
                      </a:xfrm>
                      <a:prstGeom prst="rect">
                        <a:avLst/>
                      </a:prstGeom>
                      <a:ln/>
                    </pic:spPr>
                  </pic:pic>
                </a:graphicData>
              </a:graphic>
              <wp14:sizeRelH relativeFrom="margin">
                <wp14:pctWidth>0</wp14:pctWidth>
              </wp14:sizeRelH>
              <wp14:sizeRelV relativeFrom="margin">
                <wp14:pctHeight>0</wp14:pctHeight>
              </wp14:sizeRelV>
            </wp:anchor>
          </w:drawing>
        </w:r>
      </w:ins>
    </w:p>
    <w:p w14:paraId="6CDF645F" w14:textId="5C3E374A" w:rsidR="00FE49A8" w:rsidRPr="00FE49A8" w:rsidRDefault="00BF465D">
      <w:pPr>
        <w:pBdr>
          <w:top w:val="nil"/>
          <w:left w:val="nil"/>
          <w:bottom w:val="nil"/>
          <w:right w:val="nil"/>
          <w:between w:val="nil"/>
        </w:pBdr>
        <w:spacing w:before="1"/>
        <w:ind w:left="457" w:right="1729"/>
        <w:jc w:val="center"/>
        <w:rPr>
          <w:ins w:id="99" w:author="Rukonu zzaman" w:date="2025-04-30T10:56:00Z"/>
          <w:b/>
          <w:sz w:val="24"/>
          <w:szCs w:val="24"/>
          <w:rPrChange w:id="100" w:author="Rukonu zzaman" w:date="2025-04-30T10:55:00Z">
            <w:rPr>
              <w:ins w:id="101" w:author="Rukonu zzaman" w:date="2025-04-30T10:56:00Z"/>
              <w:color w:val="000000"/>
              <w:sz w:val="24"/>
              <w:szCs w:val="24"/>
            </w:rPr>
          </w:rPrChange>
        </w:rPr>
      </w:pPr>
      <w:ins w:id="102" w:author="Rukonu zzaman" w:date="2025-04-30T10:56:00Z">
        <w:r>
          <w:rPr>
            <w:b/>
            <w:noProof/>
            <w:sz w:val="24"/>
            <w:szCs w:val="24"/>
            <w:rPrChange w:id="103" w:author="Rukonu zzaman" w:date="2025-04-30T10:55:00Z">
              <w:rPr>
                <w:noProof/>
                <w:color w:val="000000"/>
                <w:sz w:val="24"/>
                <w:szCs w:val="24"/>
              </w:rPr>
            </w:rPrChange>
          </w:rPr>
          <w:drawing>
            <wp:anchor distT="0" distB="0" distL="114300" distR="114300" simplePos="0" relativeHeight="251669504" behindDoc="0" locked="0" layoutInCell="1" allowOverlap="1" wp14:anchorId="54CCA39D" wp14:editId="204A2C8F">
              <wp:simplePos x="0" y="0"/>
              <wp:positionH relativeFrom="margin">
                <wp:posOffset>788670</wp:posOffset>
              </wp:positionH>
              <wp:positionV relativeFrom="paragraph">
                <wp:posOffset>3112770</wp:posOffset>
              </wp:positionV>
              <wp:extent cx="4168140" cy="2438400"/>
              <wp:effectExtent l="0" t="0" r="3810" b="0"/>
              <wp:wrapTopAndBottom/>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68140" cy="2438400"/>
                      </a:xfrm>
                      <a:prstGeom prst="rect">
                        <a:avLst/>
                      </a:prstGeom>
                      <a:ln/>
                    </pic:spPr>
                  </pic:pic>
                </a:graphicData>
              </a:graphic>
              <wp14:sizeRelH relativeFrom="margin">
                <wp14:pctWidth>0</wp14:pctWidth>
              </wp14:sizeRelH>
              <wp14:sizeRelV relativeFrom="margin">
                <wp14:pctHeight>0</wp14:pctHeight>
              </wp14:sizeRelV>
            </wp:anchor>
          </w:drawing>
        </w:r>
      </w:ins>
      <w:r>
        <w:rPr>
          <w:b/>
          <w:sz w:val="24"/>
          <w:szCs w:val="24"/>
        </w:rPr>
        <w:t xml:space="preserve">                    </w:t>
      </w:r>
      <w:r w:rsidR="00CC1D19">
        <w:rPr>
          <w:b/>
          <w:sz w:val="24"/>
          <w:szCs w:val="24"/>
          <w:rPrChange w:id="104" w:author="Rukonu zzaman" w:date="2025-04-30T10:55:00Z">
            <w:rPr>
              <w:color w:val="000000"/>
              <w:sz w:val="24"/>
              <w:szCs w:val="24"/>
            </w:rPr>
          </w:rPrChange>
        </w:rPr>
        <w:t>Figure 3.1: Output 1</w:t>
      </w:r>
      <w:ins w:id="105" w:author="Rukonu zzaman" w:date="2025-04-30T10:56:00Z">
        <w:r w:rsidR="00CC1D19">
          <w:rPr>
            <w:b/>
            <w:sz w:val="24"/>
            <w:szCs w:val="24"/>
            <w:rPrChange w:id="106" w:author="Rukonu zzaman" w:date="2025-04-30T10:55:00Z">
              <w:rPr>
                <w:color w:val="000000"/>
                <w:sz w:val="24"/>
                <w:szCs w:val="24"/>
              </w:rPr>
            </w:rPrChange>
          </w:rPr>
          <w:br/>
        </w:r>
      </w:ins>
    </w:p>
    <w:p w14:paraId="016CB282" w14:textId="42935C5F" w:rsidR="00000000" w:rsidRDefault="00BF465D">
      <w:pPr>
        <w:spacing w:before="1"/>
        <w:ind w:left="457" w:right="1729"/>
        <w:jc w:val="center"/>
        <w:rPr>
          <w:sz w:val="24"/>
          <w:szCs w:val="24"/>
          <w:rPrChange w:id="107" w:author="Rukonu zzaman" w:date="2025-04-30T10:56:00Z">
            <w:rPr>
              <w:color w:val="000000"/>
              <w:sz w:val="24"/>
              <w:szCs w:val="24"/>
            </w:rPr>
          </w:rPrChange>
        </w:rPr>
        <w:sectPr w:rsidR="00000000" w:rsidSect="00BF465D">
          <w:pgSz w:w="11910" w:h="16840"/>
          <w:pgMar w:top="1440" w:right="1440" w:bottom="1440" w:left="1440" w:header="0" w:footer="863" w:gutter="0"/>
          <w:cols w:space="720"/>
          <w:docGrid w:linePitch="299"/>
        </w:sectPr>
        <w:pPrChange w:id="108" w:author="Rukonu zzaman" w:date="2025-04-30T10:56:00Z">
          <w:pPr>
            <w:pBdr>
              <w:top w:val="nil"/>
              <w:left w:val="nil"/>
              <w:bottom w:val="nil"/>
              <w:right w:val="nil"/>
              <w:between w:val="nil"/>
            </w:pBdr>
            <w:spacing w:before="1"/>
            <w:ind w:left="457" w:right="1729"/>
            <w:jc w:val="center"/>
          </w:pPr>
        </w:pPrChange>
      </w:pPr>
      <w:r>
        <w:rPr>
          <w:b/>
          <w:sz w:val="24"/>
          <w:szCs w:val="24"/>
        </w:rPr>
        <w:t xml:space="preserve">         </w:t>
      </w:r>
      <w:ins w:id="109" w:author="Rukonu zzaman" w:date="2025-04-30T10:56:00Z">
        <w:r w:rsidR="00CC1D19">
          <w:rPr>
            <w:b/>
            <w:sz w:val="24"/>
            <w:szCs w:val="24"/>
            <w:rPrChange w:id="110" w:author="Rukonu zzaman" w:date="2025-04-30T10:55:00Z">
              <w:rPr>
                <w:color w:val="000000"/>
                <w:sz w:val="24"/>
                <w:szCs w:val="24"/>
              </w:rPr>
            </w:rPrChange>
          </w:rPr>
          <w:t>Figure 3.2: Output 2</w:t>
        </w:r>
      </w:ins>
    </w:p>
    <w:p w14:paraId="4208DB7A" w14:textId="28B07585" w:rsidR="00FE49A8" w:rsidRDefault="00CC1D19" w:rsidP="00972157">
      <w:pPr>
        <w:pBdr>
          <w:top w:val="nil"/>
          <w:left w:val="nil"/>
          <w:bottom w:val="nil"/>
          <w:right w:val="nil"/>
          <w:between w:val="nil"/>
        </w:pBdr>
        <w:ind w:left="144"/>
        <w:rPr>
          <w:color w:val="000000"/>
          <w:sz w:val="20"/>
          <w:szCs w:val="20"/>
        </w:rPr>
      </w:pPr>
      <w:r>
        <w:rPr>
          <w:noProof/>
          <w:sz w:val="20"/>
          <w:szCs w:val="20"/>
        </w:rPr>
        <w:lastRenderedPageBreak/>
        <w:drawing>
          <wp:anchor distT="0" distB="0" distL="114300" distR="114300" simplePos="0" relativeHeight="251670528" behindDoc="0" locked="0" layoutInCell="1" allowOverlap="1" wp14:anchorId="2731B550" wp14:editId="52DB4BC7">
            <wp:simplePos x="0" y="0"/>
            <wp:positionH relativeFrom="page">
              <wp:align>center</wp:align>
            </wp:positionH>
            <wp:positionV relativeFrom="paragraph">
              <wp:posOffset>0</wp:posOffset>
            </wp:positionV>
            <wp:extent cx="3947160" cy="2212975"/>
            <wp:effectExtent l="0" t="0" r="0" b="0"/>
            <wp:wrapTopAndBottom/>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947160" cy="2212975"/>
                    </a:xfrm>
                    <a:prstGeom prst="rect">
                      <a:avLst/>
                    </a:prstGeom>
                    <a:ln/>
                  </pic:spPr>
                </pic:pic>
              </a:graphicData>
            </a:graphic>
            <wp14:sizeRelH relativeFrom="margin">
              <wp14:pctWidth>0</wp14:pctWidth>
            </wp14:sizeRelH>
          </wp:anchor>
        </w:drawing>
      </w:r>
    </w:p>
    <w:p w14:paraId="68D89E47" w14:textId="37CEEBF9" w:rsidR="00FE49A8" w:rsidRPr="00BF465D" w:rsidRDefault="00CC1D19" w:rsidP="00BF465D">
      <w:pPr>
        <w:spacing w:before="1"/>
        <w:ind w:left="457" w:right="1729"/>
        <w:jc w:val="center"/>
        <w:rPr>
          <w:b/>
          <w:bCs/>
          <w:color w:val="000000"/>
          <w:sz w:val="20"/>
          <w:szCs w:val="20"/>
        </w:rPr>
      </w:pPr>
      <w:r w:rsidRPr="00BF465D">
        <w:rPr>
          <w:b/>
          <w:bCs/>
          <w:sz w:val="24"/>
          <w:szCs w:val="24"/>
        </w:rPr>
        <w:t>Figure 3.3: Output 3</w:t>
      </w:r>
    </w:p>
    <w:p w14:paraId="593CEF9F" w14:textId="17C32A6D" w:rsidR="00FE49A8" w:rsidRDefault="00BF465D">
      <w:pPr>
        <w:pBdr>
          <w:top w:val="nil"/>
          <w:left w:val="nil"/>
          <w:bottom w:val="nil"/>
          <w:right w:val="nil"/>
          <w:between w:val="nil"/>
        </w:pBdr>
        <w:rPr>
          <w:color w:val="000000"/>
          <w:sz w:val="20"/>
          <w:szCs w:val="20"/>
        </w:rPr>
        <w:pPrChange w:id="111" w:author="Rukonu zzaman" w:date="2025-04-30T10:58:00Z">
          <w:pPr>
            <w:pBdr>
              <w:top w:val="nil"/>
              <w:left w:val="nil"/>
              <w:bottom w:val="nil"/>
              <w:right w:val="nil"/>
              <w:between w:val="nil"/>
            </w:pBdr>
            <w:ind w:left="2174"/>
          </w:pPr>
        </w:pPrChange>
      </w:pPr>
      <w:r>
        <w:rPr>
          <w:noProof/>
          <w:sz w:val="24"/>
          <w:szCs w:val="24"/>
        </w:rPr>
        <w:drawing>
          <wp:anchor distT="0" distB="0" distL="114300" distR="114300" simplePos="0" relativeHeight="251671552" behindDoc="0" locked="0" layoutInCell="1" allowOverlap="1" wp14:anchorId="21BEE2D9" wp14:editId="63312320">
            <wp:simplePos x="0" y="0"/>
            <wp:positionH relativeFrom="column">
              <wp:posOffset>654050</wp:posOffset>
            </wp:positionH>
            <wp:positionV relativeFrom="paragraph">
              <wp:posOffset>314960</wp:posOffset>
            </wp:positionV>
            <wp:extent cx="4312920" cy="2232660"/>
            <wp:effectExtent l="0" t="0" r="0" b="0"/>
            <wp:wrapTopAndBottom/>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12920" cy="2232660"/>
                    </a:xfrm>
                    <a:prstGeom prst="rect">
                      <a:avLst/>
                    </a:prstGeom>
                    <a:ln/>
                  </pic:spPr>
                </pic:pic>
              </a:graphicData>
            </a:graphic>
          </wp:anchor>
        </w:drawing>
      </w:r>
    </w:p>
    <w:p w14:paraId="11C17AD6" w14:textId="249C35A8" w:rsidR="00FE49A8" w:rsidRDefault="00FE49A8">
      <w:pPr>
        <w:pBdr>
          <w:top w:val="nil"/>
          <w:left w:val="nil"/>
          <w:bottom w:val="nil"/>
          <w:right w:val="nil"/>
          <w:between w:val="nil"/>
        </w:pBdr>
        <w:spacing w:before="234"/>
        <w:rPr>
          <w:sz w:val="24"/>
          <w:szCs w:val="24"/>
        </w:rPr>
      </w:pPr>
    </w:p>
    <w:p w14:paraId="46920F93" w14:textId="77777777" w:rsidR="00FE49A8" w:rsidRPr="00BF465D" w:rsidRDefault="00CC1D19" w:rsidP="00BF465D">
      <w:pPr>
        <w:spacing w:before="1"/>
        <w:ind w:left="457" w:right="1729"/>
        <w:jc w:val="center"/>
        <w:rPr>
          <w:b/>
          <w:bCs/>
          <w:sz w:val="24"/>
          <w:szCs w:val="24"/>
        </w:rPr>
      </w:pPr>
      <w:r w:rsidRPr="00BF465D">
        <w:rPr>
          <w:b/>
          <w:bCs/>
          <w:sz w:val="24"/>
          <w:szCs w:val="24"/>
        </w:rPr>
        <w:t>Figure 3.4: Output 4</w:t>
      </w:r>
    </w:p>
    <w:p w14:paraId="6C6C5E34" w14:textId="77777777" w:rsidR="00FE49A8" w:rsidRDefault="00FE49A8">
      <w:pPr>
        <w:pBdr>
          <w:top w:val="nil"/>
          <w:left w:val="nil"/>
          <w:bottom w:val="nil"/>
          <w:right w:val="nil"/>
          <w:between w:val="nil"/>
        </w:pBdr>
        <w:ind w:right="1729"/>
        <w:rPr>
          <w:color w:val="000000"/>
          <w:sz w:val="24"/>
          <w:szCs w:val="24"/>
        </w:rPr>
        <w:sectPr w:rsidR="00FE49A8">
          <w:pgSz w:w="11910" w:h="16840"/>
          <w:pgMar w:top="1920" w:right="425" w:bottom="1060" w:left="1700" w:header="0" w:footer="863" w:gutter="0"/>
          <w:cols w:space="720"/>
        </w:sectPr>
      </w:pPr>
    </w:p>
    <w:p w14:paraId="1466EEFF" w14:textId="77777777" w:rsidR="00FE49A8" w:rsidRDefault="00FE49A8">
      <w:pPr>
        <w:pBdr>
          <w:top w:val="nil"/>
          <w:left w:val="nil"/>
          <w:bottom w:val="nil"/>
          <w:right w:val="nil"/>
          <w:between w:val="nil"/>
        </w:pBdr>
        <w:spacing w:before="431"/>
        <w:rPr>
          <w:color w:val="000000"/>
          <w:sz w:val="49"/>
          <w:szCs w:val="49"/>
        </w:rPr>
      </w:pPr>
    </w:p>
    <w:p w14:paraId="4BEB7B16" w14:textId="77777777" w:rsidR="00FE49A8" w:rsidRDefault="00CC1D19">
      <w:pPr>
        <w:spacing w:line="475" w:lineRule="auto"/>
        <w:ind w:left="97" w:right="5531"/>
        <w:rPr>
          <w:b/>
          <w:sz w:val="49"/>
          <w:szCs w:val="49"/>
        </w:rPr>
      </w:pPr>
      <w:bookmarkStart w:id="112" w:name="z7kjh712g9ta" w:colFirst="0" w:colLast="0"/>
      <w:bookmarkStart w:id="113" w:name="_gr655m4t2ybm" w:colFirst="0" w:colLast="0"/>
      <w:bookmarkEnd w:id="112"/>
      <w:bookmarkEnd w:id="113"/>
      <w:r>
        <w:rPr>
          <w:b/>
          <w:sz w:val="49"/>
          <w:szCs w:val="49"/>
        </w:rPr>
        <w:t>Chapter 4 Conclusion</w:t>
      </w:r>
    </w:p>
    <w:p w14:paraId="23DDDBA7" w14:textId="77777777" w:rsidR="00FE49A8" w:rsidRDefault="00CC1D19">
      <w:pPr>
        <w:pStyle w:val="Heading1"/>
        <w:numPr>
          <w:ilvl w:val="1"/>
          <w:numId w:val="7"/>
        </w:numPr>
        <w:tabs>
          <w:tab w:val="left" w:pos="871"/>
        </w:tabs>
        <w:spacing w:before="375"/>
        <w:ind w:hanging="774"/>
      </w:pPr>
      <w:bookmarkStart w:id="114" w:name="hs14gzhu1l7l" w:colFirst="0" w:colLast="0"/>
      <w:bookmarkStart w:id="115" w:name="_gtsqoiz696gd" w:colFirst="0" w:colLast="0"/>
      <w:bookmarkEnd w:id="114"/>
      <w:bookmarkEnd w:id="115"/>
      <w:r>
        <w:t>Discussion</w:t>
      </w:r>
    </w:p>
    <w:p w14:paraId="11405549" w14:textId="77777777" w:rsidR="00FE49A8" w:rsidRDefault="00CC1D19" w:rsidP="00BF465D">
      <w:pPr>
        <w:spacing w:before="240" w:after="240"/>
        <w:jc w:val="both"/>
        <w:rPr>
          <w:sz w:val="24"/>
          <w:szCs w:val="24"/>
        </w:rPr>
      </w:pPr>
      <w:r>
        <w:rPr>
          <w:sz w:val="24"/>
          <w:szCs w:val="24"/>
        </w:rPr>
        <w:t>This console-based Java program gives a clear, text-only demonstration of how four pathfinding algorithms—Dijkstra, A*, BFS, and DFS—navigate a grid. After you enter the grid size, obstacle density, algorithm choice, and start/finish coordinates, the program prints an initial map of walls (</w:t>
      </w:r>
      <w:r>
        <w:rPr>
          <w:rFonts w:ascii="Roboto Mono" w:eastAsia="Roboto Mono" w:hAnsi="Roboto Mono" w:cs="Roboto Mono"/>
          <w:color w:val="188038"/>
          <w:sz w:val="24"/>
          <w:szCs w:val="24"/>
        </w:rPr>
        <w:t>#</w:t>
      </w:r>
      <w:r>
        <w:rPr>
          <w:sz w:val="24"/>
          <w:szCs w:val="24"/>
        </w:rPr>
        <w:t>) and open spaces (</w:t>
      </w:r>
      <w:r>
        <w:rPr>
          <w:rFonts w:ascii="Roboto Mono" w:eastAsia="Roboto Mono" w:hAnsi="Roboto Mono" w:cs="Roboto Mono"/>
          <w:color w:val="188038"/>
          <w:sz w:val="24"/>
          <w:szCs w:val="24"/>
        </w:rPr>
        <w:t>.</w:t>
      </w:r>
      <w:r>
        <w:rPr>
          <w:sz w:val="24"/>
          <w:szCs w:val="24"/>
        </w:rPr>
        <w:t xml:space="preserve">). As the chosen search runs, each visited cell changes to </w:t>
      </w:r>
      <w:r>
        <w:rPr>
          <w:rFonts w:ascii="Roboto Mono" w:eastAsia="Roboto Mono" w:hAnsi="Roboto Mono" w:cs="Roboto Mono"/>
          <w:color w:val="188038"/>
          <w:sz w:val="24"/>
          <w:szCs w:val="24"/>
        </w:rPr>
        <w:t>+</w:t>
      </w:r>
      <w:r>
        <w:rPr>
          <w:sz w:val="24"/>
          <w:szCs w:val="24"/>
        </w:rPr>
        <w:t xml:space="preserve">, and when the finish node is reached the optimal route is backtracked and marked with </w:t>
      </w:r>
      <w:r>
        <w:rPr>
          <w:rFonts w:ascii="Roboto Mono" w:eastAsia="Roboto Mono" w:hAnsi="Roboto Mono" w:cs="Roboto Mono"/>
          <w:color w:val="188038"/>
          <w:sz w:val="24"/>
          <w:szCs w:val="24"/>
        </w:rPr>
        <w:t>*</w:t>
      </w:r>
      <w:r>
        <w:rPr>
          <w:sz w:val="24"/>
          <w:szCs w:val="24"/>
        </w:rPr>
        <w:t xml:space="preserve"> before the final map is displayed. By comparing before-and-after grids, you can directly see how each method explores and solves the maze of obstacles.</w:t>
      </w:r>
    </w:p>
    <w:p w14:paraId="73C1AB0B" w14:textId="6F1D7C28" w:rsidR="00FE49A8" w:rsidRDefault="00CC1D19" w:rsidP="00BF465D">
      <w:pPr>
        <w:spacing w:before="240" w:after="240"/>
        <w:jc w:val="both"/>
        <w:rPr>
          <w:sz w:val="24"/>
          <w:szCs w:val="24"/>
        </w:rPr>
      </w:pPr>
      <w:r>
        <w:rPr>
          <w:sz w:val="24"/>
          <w:szCs w:val="24"/>
        </w:rPr>
        <w:t xml:space="preserve">In practice, A* and Dijkstra always find the shortest path, but A*’s heuristic often lets it visit fewer cells and finish more quickly on larger or sparser grids. BFS also guarantees an optimal route on an unweighted grid, although it may flood large open areas level by level and mark many more cells than A*. DFS can sometimes reach the finish fastest on very sparse maps, yet it doesn’t ensure the shortest route and can even miss a path entirely if the grid is too dense. As obstacle density increases, all algorithms must visit more cells and may fail entirely when walls completely block the way—densities above roughly 0.6 often produce no path. Likewise, growing the grid dimensions multiplies the search space: even with low density, very large maps generate a flood of </w:t>
      </w:r>
      <w:r>
        <w:rPr>
          <w:rFonts w:ascii="Roboto Mono" w:eastAsia="Roboto Mono" w:hAnsi="Roboto Mono" w:cs="Roboto Mono"/>
          <w:color w:val="188038"/>
          <w:sz w:val="24"/>
          <w:szCs w:val="24"/>
        </w:rPr>
        <w:t>+</w:t>
      </w:r>
      <w:r>
        <w:rPr>
          <w:sz w:val="24"/>
          <w:szCs w:val="24"/>
        </w:rPr>
        <w:t xml:space="preserve"> marks before a path appears. This simple character-based visualization, though less flashy than a GUI, offers hands-on insight into each algorithm’s behavior, performance trade-offs, and sensitivity to map complexity.</w:t>
      </w:r>
    </w:p>
    <w:p w14:paraId="67CBB8E8" w14:textId="77777777" w:rsidR="00FE49A8" w:rsidRDefault="00CC1D19">
      <w:pPr>
        <w:pStyle w:val="Heading1"/>
        <w:numPr>
          <w:ilvl w:val="1"/>
          <w:numId w:val="7"/>
        </w:numPr>
        <w:tabs>
          <w:tab w:val="left" w:pos="871"/>
        </w:tabs>
        <w:ind w:hanging="774"/>
      </w:pPr>
      <w:bookmarkStart w:id="116" w:name="t4exgcjn2dz4" w:colFirst="0" w:colLast="0"/>
      <w:bookmarkStart w:id="117" w:name="_onptxkojnjs0" w:colFirst="0" w:colLast="0"/>
      <w:bookmarkEnd w:id="116"/>
      <w:bookmarkEnd w:id="117"/>
      <w:r>
        <w:t>Limitations</w:t>
      </w:r>
    </w:p>
    <w:p w14:paraId="25EFB017" w14:textId="77777777" w:rsidR="00FE49A8" w:rsidRDefault="00CC1D19">
      <w:pPr>
        <w:pBdr>
          <w:top w:val="nil"/>
          <w:left w:val="nil"/>
          <w:bottom w:val="nil"/>
          <w:right w:val="nil"/>
          <w:between w:val="nil"/>
        </w:pBdr>
        <w:spacing w:before="356" w:line="252" w:lineRule="auto"/>
        <w:ind w:left="97" w:right="1370"/>
        <w:jc w:val="both"/>
        <w:rPr>
          <w:sz w:val="24"/>
          <w:szCs w:val="24"/>
        </w:rPr>
      </w:pPr>
      <w:r>
        <w:rPr>
          <w:sz w:val="24"/>
          <w:szCs w:val="24"/>
        </w:rPr>
        <w:t xml:space="preserve">This console-based system provides a straightforward, text-only view of how Dijkstra, A*, BFS, and DFS operate on a uniform grid, but it has several constraints. First, the grid model treats every move as equal cost and allows only orthogonal (up/down/left/right) steps, so it cannot represent varied terrain costs or diagonal movement. Second, obstacles are static and randomly generated at startup—there’s no support for dynamic barriers that appear or disappear during a search. Third, the ASCII visualization (printing </w:t>
      </w:r>
      <w:r>
        <w:rPr>
          <w:rFonts w:ascii="Roboto Mono" w:eastAsia="Roboto Mono" w:hAnsi="Roboto Mono" w:cs="Roboto Mono"/>
          <w:color w:val="188038"/>
          <w:sz w:val="24"/>
          <w:szCs w:val="24"/>
        </w:rPr>
        <w:t>#</w:t>
      </w:r>
      <w:r>
        <w:rPr>
          <w:sz w:val="24"/>
          <w:szCs w:val="24"/>
        </w:rPr>
        <w:t xml:space="preserve">, </w:t>
      </w:r>
      <w:r>
        <w:rPr>
          <w:rFonts w:ascii="Roboto Mono" w:eastAsia="Roboto Mono" w:hAnsi="Roboto Mono" w:cs="Roboto Mono"/>
          <w:color w:val="188038"/>
          <w:sz w:val="24"/>
          <w:szCs w:val="24"/>
        </w:rPr>
        <w:t>.</w:t>
      </w:r>
      <w:r>
        <w:rPr>
          <w:sz w:val="24"/>
          <w:szCs w:val="24"/>
        </w:rPr>
        <w:t xml:space="preserve">, </w:t>
      </w:r>
      <w:r>
        <w:rPr>
          <w:rFonts w:ascii="Roboto Mono" w:eastAsia="Roboto Mono" w:hAnsi="Roboto Mono" w:cs="Roboto Mono"/>
          <w:color w:val="188038"/>
          <w:sz w:val="24"/>
          <w:szCs w:val="24"/>
        </w:rPr>
        <w:t>+</w:t>
      </w:r>
      <w:r>
        <w:rPr>
          <w:sz w:val="24"/>
          <w:szCs w:val="24"/>
        </w:rPr>
        <w:t xml:space="preserve">, and </w:t>
      </w:r>
      <w:r>
        <w:rPr>
          <w:rFonts w:ascii="Roboto Mono" w:eastAsia="Roboto Mono" w:hAnsi="Roboto Mono" w:cs="Roboto Mono"/>
          <w:color w:val="188038"/>
          <w:sz w:val="24"/>
          <w:szCs w:val="24"/>
        </w:rPr>
        <w:t>*</w:t>
      </w:r>
      <w:r>
        <w:rPr>
          <w:sz w:val="24"/>
          <w:szCs w:val="24"/>
        </w:rPr>
        <w:t xml:space="preserve">) offers limited insight into the algorithms’ decision-making; you can’t pause, step backward, or inspect node costs and heuristics in real time. Finally, because every scenario requires restarting the program and re-entering parameters, it’s not well suited for rapid experimentation or large-scale performance testing. Extending the system to support weighted grids, dynamic updates, richer visual </w:t>
      </w:r>
      <w:r>
        <w:rPr>
          <w:sz w:val="24"/>
          <w:szCs w:val="24"/>
        </w:rPr>
        <w:lastRenderedPageBreak/>
        <w:t>or interactive controls, and built-in logging of metrics would broaden its practical and educational value.</w:t>
      </w:r>
    </w:p>
    <w:p w14:paraId="6732D550" w14:textId="77777777" w:rsidR="00BF465D" w:rsidRDefault="00BF465D">
      <w:pPr>
        <w:pBdr>
          <w:top w:val="nil"/>
          <w:left w:val="nil"/>
          <w:bottom w:val="nil"/>
          <w:right w:val="nil"/>
          <w:between w:val="nil"/>
        </w:pBdr>
        <w:spacing w:before="356" w:line="252" w:lineRule="auto"/>
        <w:ind w:left="97" w:right="1370"/>
        <w:jc w:val="both"/>
        <w:rPr>
          <w:sz w:val="24"/>
          <w:szCs w:val="24"/>
        </w:rPr>
      </w:pPr>
    </w:p>
    <w:p w14:paraId="1D03A081" w14:textId="77777777" w:rsidR="00BF465D" w:rsidRDefault="00BF465D">
      <w:pPr>
        <w:pBdr>
          <w:top w:val="nil"/>
          <w:left w:val="nil"/>
          <w:bottom w:val="nil"/>
          <w:right w:val="nil"/>
          <w:between w:val="nil"/>
        </w:pBdr>
        <w:spacing w:before="356" w:line="252" w:lineRule="auto"/>
        <w:ind w:left="97" w:right="1370"/>
        <w:jc w:val="both"/>
        <w:rPr>
          <w:sz w:val="24"/>
          <w:szCs w:val="24"/>
        </w:rPr>
      </w:pPr>
    </w:p>
    <w:p w14:paraId="2F313FB8" w14:textId="77777777" w:rsidR="00BF465D" w:rsidRDefault="00BF465D" w:rsidP="00BF465D">
      <w:pPr>
        <w:pStyle w:val="Heading1"/>
        <w:numPr>
          <w:ilvl w:val="1"/>
          <w:numId w:val="19"/>
        </w:numPr>
        <w:tabs>
          <w:tab w:val="left" w:pos="871"/>
        </w:tabs>
        <w:spacing w:before="84"/>
      </w:pPr>
      <w:r>
        <w:t>Scope of Future Work</w:t>
      </w:r>
    </w:p>
    <w:p w14:paraId="0F663AEE" w14:textId="77777777" w:rsidR="00BF465D" w:rsidRDefault="00BF465D" w:rsidP="00BF465D">
      <w:pPr>
        <w:spacing w:before="240" w:after="240" w:line="252" w:lineRule="auto"/>
        <w:jc w:val="both"/>
        <w:rPr>
          <w:sz w:val="24"/>
          <w:szCs w:val="24"/>
        </w:rPr>
      </w:pPr>
      <w:r>
        <w:rPr>
          <w:sz w:val="24"/>
          <w:szCs w:val="24"/>
        </w:rPr>
        <w:t>In the future, I want to make this pathfinding tool even more useful and easy to learn. First, I will add more ways to find a path—like Breadth-First Search and Depth-First Search—along with smarter versions of A* (for example, A* that uses less memory). I’ll also run simple tests that measure how fast each method is, how much memory it uses, and how good the path is. That way, anyone can see which method works best for different sized maps and obstacle amounts.</w:t>
      </w:r>
    </w:p>
    <w:p w14:paraId="5FEF8211" w14:textId="77777777" w:rsidR="00BF465D" w:rsidRDefault="00BF465D" w:rsidP="00BF465D">
      <w:pPr>
        <w:spacing w:before="240" w:after="240" w:line="252" w:lineRule="auto"/>
        <w:jc w:val="both"/>
        <w:rPr>
          <w:sz w:val="24"/>
          <w:szCs w:val="24"/>
        </w:rPr>
      </w:pPr>
      <w:r>
        <w:rPr>
          <w:sz w:val="24"/>
          <w:szCs w:val="24"/>
        </w:rPr>
        <w:t>Next, I will let the grid show different kinds of ground—like grass, water, or hills—each with its own “cost” to move through. This will help users see how Dijkstra’s and A* handle tougher routes. I’ll also add obstacles that can move or disappear while the search is running, so the program can show how to re-plan a route on the fly, just like a robot or a game character would need.</w:t>
      </w:r>
    </w:p>
    <w:p w14:paraId="025DBC91" w14:textId="77777777" w:rsidR="00BF465D" w:rsidRDefault="00BF465D" w:rsidP="00BF465D">
      <w:pPr>
        <w:spacing w:before="240" w:after="240" w:line="252" w:lineRule="auto"/>
        <w:jc w:val="both"/>
        <w:rPr>
          <w:sz w:val="24"/>
          <w:szCs w:val="24"/>
        </w:rPr>
      </w:pPr>
      <w:r>
        <w:rPr>
          <w:sz w:val="24"/>
          <w:szCs w:val="24"/>
        </w:rPr>
        <w:t>To make it easier to follow what’s happening, I will build a simple animation mode that highlights each step: which square is being checked, how the queue or stack changes, and how the final path is traced back. I’ll add sliders or fields where users can tweak settings—like how much weight the A* heuristic uses—and instantly watch how those changes affect the search.</w:t>
      </w:r>
    </w:p>
    <w:p w14:paraId="7C138780" w14:textId="77777777" w:rsidR="00BF465D" w:rsidRDefault="00BF465D" w:rsidP="00BF465D">
      <w:pPr>
        <w:spacing w:before="240" w:after="240" w:line="252" w:lineRule="auto"/>
        <w:jc w:val="both"/>
        <w:rPr>
          <w:sz w:val="24"/>
          <w:szCs w:val="24"/>
        </w:rPr>
      </w:pPr>
      <w:r>
        <w:rPr>
          <w:sz w:val="24"/>
          <w:szCs w:val="24"/>
        </w:rPr>
        <w:t>Finally, I plan to support much bigger maps and even real-world map files, so people can test on real city streets or hiking trails. I’ll wrap all this in easy-to-read tutorials with clear examples and include quick quizzes that ask questions like “Why did the algorithm pick this path?” Together, these updates will turn a simple demo into a hands-on learning tool and a flexible way to try out pathfinding ideas in real scenario</w:t>
      </w:r>
    </w:p>
    <w:p w14:paraId="4C13FB7B" w14:textId="77777777" w:rsidR="00BF465D" w:rsidRDefault="00BF465D" w:rsidP="00BF465D">
      <w:pPr>
        <w:spacing w:before="240" w:after="240" w:line="252" w:lineRule="auto"/>
        <w:jc w:val="both"/>
        <w:rPr>
          <w:sz w:val="24"/>
          <w:szCs w:val="24"/>
        </w:rPr>
      </w:pPr>
    </w:p>
    <w:p w14:paraId="5CEAAD4E" w14:textId="77777777" w:rsidR="00BF465D" w:rsidRDefault="00BF465D" w:rsidP="00BF465D">
      <w:pPr>
        <w:spacing w:before="240" w:after="240" w:line="252" w:lineRule="auto"/>
        <w:jc w:val="both"/>
        <w:rPr>
          <w:sz w:val="24"/>
          <w:szCs w:val="24"/>
        </w:rPr>
      </w:pPr>
    </w:p>
    <w:p w14:paraId="6265D0A5" w14:textId="77777777" w:rsidR="00BF465D" w:rsidRDefault="00BF465D" w:rsidP="00BF465D">
      <w:pPr>
        <w:spacing w:before="240" w:after="240" w:line="252" w:lineRule="auto"/>
        <w:jc w:val="both"/>
        <w:rPr>
          <w:sz w:val="24"/>
          <w:szCs w:val="24"/>
        </w:rPr>
      </w:pPr>
    </w:p>
    <w:p w14:paraId="2A76868F" w14:textId="77777777" w:rsidR="00BF465D" w:rsidRDefault="00BF465D" w:rsidP="00BF465D">
      <w:pPr>
        <w:spacing w:before="240" w:after="240" w:line="252" w:lineRule="auto"/>
        <w:jc w:val="both"/>
        <w:rPr>
          <w:sz w:val="24"/>
          <w:szCs w:val="24"/>
        </w:rPr>
      </w:pPr>
    </w:p>
    <w:p w14:paraId="5DBBE859" w14:textId="77777777" w:rsidR="00BF465D" w:rsidRDefault="00BF465D" w:rsidP="00BF465D">
      <w:pPr>
        <w:spacing w:before="240" w:after="240" w:line="252" w:lineRule="auto"/>
        <w:jc w:val="both"/>
        <w:rPr>
          <w:sz w:val="24"/>
          <w:szCs w:val="24"/>
        </w:rPr>
      </w:pPr>
    </w:p>
    <w:p w14:paraId="448A5EFF" w14:textId="77777777" w:rsidR="00BF465D" w:rsidRDefault="00BF465D" w:rsidP="00BF465D">
      <w:pPr>
        <w:spacing w:before="240" w:after="240" w:line="252" w:lineRule="auto"/>
        <w:jc w:val="both"/>
        <w:rPr>
          <w:sz w:val="24"/>
          <w:szCs w:val="24"/>
        </w:rPr>
      </w:pPr>
    </w:p>
    <w:p w14:paraId="2C3AEACD" w14:textId="77777777" w:rsidR="00BF465D" w:rsidRDefault="00BF465D" w:rsidP="00BF465D">
      <w:pPr>
        <w:spacing w:before="240" w:after="240" w:line="252" w:lineRule="auto"/>
        <w:jc w:val="both"/>
        <w:rPr>
          <w:sz w:val="24"/>
          <w:szCs w:val="24"/>
        </w:rPr>
      </w:pPr>
    </w:p>
    <w:p w14:paraId="40CA90AA" w14:textId="77777777" w:rsidR="00BF465D" w:rsidRDefault="00BF465D" w:rsidP="00BF465D">
      <w:pPr>
        <w:spacing w:before="240" w:after="240" w:line="252" w:lineRule="auto"/>
        <w:jc w:val="both"/>
        <w:rPr>
          <w:sz w:val="24"/>
          <w:szCs w:val="24"/>
        </w:rPr>
      </w:pPr>
    </w:p>
    <w:p w14:paraId="20EE5C8E" w14:textId="77777777" w:rsidR="00BF465D" w:rsidRDefault="00BF465D" w:rsidP="00BF465D">
      <w:pPr>
        <w:spacing w:before="240" w:after="240" w:line="252" w:lineRule="auto"/>
        <w:jc w:val="both"/>
        <w:rPr>
          <w:sz w:val="24"/>
          <w:szCs w:val="24"/>
        </w:rPr>
      </w:pPr>
    </w:p>
    <w:p w14:paraId="51D5DD62" w14:textId="77777777" w:rsidR="00972157" w:rsidRDefault="00972157" w:rsidP="00972157">
      <w:pPr>
        <w:spacing w:line="475" w:lineRule="auto"/>
        <w:ind w:left="97" w:right="5531"/>
        <w:rPr>
          <w:rFonts w:ascii="Calibri" w:eastAsia="Calibri" w:hAnsi="Calibri" w:cs="Calibri"/>
          <w:color w:val="000000"/>
          <w:sz w:val="24"/>
          <w:szCs w:val="24"/>
        </w:rPr>
      </w:pPr>
      <w:r>
        <w:rPr>
          <w:b/>
          <w:sz w:val="49"/>
          <w:szCs w:val="49"/>
        </w:rPr>
        <w:lastRenderedPageBreak/>
        <w:t>Chapter 5 Reference</w:t>
      </w:r>
    </w:p>
    <w:p w14:paraId="149AEB8B" w14:textId="77777777" w:rsidR="00972157" w:rsidRDefault="00B6394C" w:rsidP="00972157">
      <w:pPr>
        <w:pBdr>
          <w:top w:val="nil"/>
          <w:left w:val="nil"/>
          <w:bottom w:val="nil"/>
          <w:right w:val="nil"/>
          <w:between w:val="nil"/>
        </w:pBdr>
        <w:spacing w:line="237" w:lineRule="auto"/>
        <w:ind w:left="97" w:right="26"/>
        <w:rPr>
          <w:rFonts w:ascii="Calibri" w:eastAsia="Calibri" w:hAnsi="Calibri" w:cs="Calibri"/>
          <w:color w:val="000000"/>
          <w:sz w:val="24"/>
          <w:szCs w:val="24"/>
        </w:rPr>
      </w:pPr>
      <w:hyperlink r:id="rId20">
        <w:r w:rsidR="00972157">
          <w:rPr>
            <w:rFonts w:ascii="Calibri" w:eastAsia="Calibri" w:hAnsi="Calibri" w:cs="Calibri"/>
            <w:color w:val="EC008C"/>
            <w:sz w:val="24"/>
            <w:szCs w:val="24"/>
          </w:rPr>
          <w:t>https://www.geeksforgeeks.org/dijkstras-shortest-path-algorithm-greedy-algo-7/</w:t>
        </w:r>
      </w:hyperlink>
      <w:r w:rsidR="00972157">
        <w:rPr>
          <w:rFonts w:ascii="Calibri" w:eastAsia="Calibri" w:hAnsi="Calibri" w:cs="Calibri"/>
          <w:color w:val="EC008C"/>
          <w:sz w:val="24"/>
          <w:szCs w:val="24"/>
        </w:rPr>
        <w:t xml:space="preserve"> </w:t>
      </w:r>
      <w:hyperlink r:id="rId21">
        <w:r w:rsidR="00972157">
          <w:rPr>
            <w:rFonts w:ascii="Calibri" w:eastAsia="Calibri" w:hAnsi="Calibri" w:cs="Calibri"/>
            <w:color w:val="EC008C"/>
            <w:sz w:val="24"/>
            <w:szCs w:val="24"/>
          </w:rPr>
          <w:t>https://www.programiz.com/dsa/dijkstra-algorithm</w:t>
        </w:r>
      </w:hyperlink>
      <w:r w:rsidR="00972157">
        <w:rPr>
          <w:rFonts w:ascii="Calibri" w:eastAsia="Calibri" w:hAnsi="Calibri" w:cs="Calibri"/>
          <w:color w:val="EC008C"/>
          <w:sz w:val="24"/>
          <w:szCs w:val="24"/>
        </w:rPr>
        <w:t xml:space="preserve"> </w:t>
      </w:r>
      <w:hyperlink r:id="rId22" w:anchor="%3A~%3Atext%3DThe%20A%2A%20algorithm%20is%20widely%2Cobstacles%20and%20find%20optimal%20paths">
        <w:r w:rsidR="00972157">
          <w:rPr>
            <w:rFonts w:ascii="Calibri" w:eastAsia="Calibri" w:hAnsi="Calibri" w:cs="Calibri"/>
            <w:color w:val="EC008C"/>
            <w:sz w:val="24"/>
            <w:szCs w:val="24"/>
          </w:rPr>
          <w:t>https://www.simplilearn.com/tutorials/artificial-intelligence-tuto</w:t>
        </w:r>
      </w:hyperlink>
      <w:r w:rsidR="00972157">
        <w:rPr>
          <w:rFonts w:ascii="Calibri" w:eastAsia="Calibri" w:hAnsi="Calibri" w:cs="Calibri"/>
          <w:color w:val="EC008C"/>
          <w:sz w:val="24"/>
          <w:szCs w:val="24"/>
        </w:rPr>
        <w:t>rial/</w:t>
      </w:r>
    </w:p>
    <w:p w14:paraId="164AFF67" w14:textId="77777777" w:rsidR="00972157" w:rsidRDefault="00B6394C" w:rsidP="00972157">
      <w:pPr>
        <w:pBdr>
          <w:top w:val="nil"/>
          <w:left w:val="nil"/>
          <w:bottom w:val="nil"/>
          <w:right w:val="nil"/>
          <w:between w:val="nil"/>
        </w:pBdr>
        <w:spacing w:line="237" w:lineRule="auto"/>
        <w:ind w:left="97"/>
        <w:rPr>
          <w:rFonts w:ascii="Calibri" w:eastAsia="Calibri" w:hAnsi="Calibri" w:cs="Calibri"/>
          <w:color w:val="000000"/>
          <w:sz w:val="24"/>
          <w:szCs w:val="24"/>
        </w:rPr>
      </w:pPr>
      <w:hyperlink r:id="rId23" w:anchor="%3A~%3Atext%3DThe%20A%2A%20algorithm%20is%20widely%2Cobstacles%20and%20find%20optimal%20paths">
        <w:r w:rsidR="00972157">
          <w:rPr>
            <w:rFonts w:ascii="Calibri" w:eastAsia="Calibri" w:hAnsi="Calibri" w:cs="Calibri"/>
            <w:color w:val="EC008C"/>
            <w:sz w:val="24"/>
            <w:szCs w:val="24"/>
          </w:rPr>
          <w:t>a-star-algorithm#:~:text=The%20A*%20algorithm%20is%20widely,</w:t>
        </w:r>
      </w:hyperlink>
      <w:r w:rsidR="00972157">
        <w:rPr>
          <w:rFonts w:ascii="Calibri" w:eastAsia="Calibri" w:hAnsi="Calibri" w:cs="Calibri"/>
          <w:color w:val="EC008C"/>
          <w:sz w:val="24"/>
          <w:szCs w:val="24"/>
        </w:rPr>
        <w:t xml:space="preserve">obstacles%  </w:t>
      </w:r>
      <w:hyperlink r:id="rId24" w:anchor="%3A~%3Atext%3DThe%20A%2A%20algorithm%20is%20widely%2Cobstacles%20and%20find%20optimal%20paths">
        <w:r w:rsidR="00972157">
          <w:rPr>
            <w:rFonts w:ascii="Calibri" w:eastAsia="Calibri" w:hAnsi="Calibri" w:cs="Calibri"/>
            <w:color w:val="EC008C"/>
            <w:sz w:val="24"/>
            <w:szCs w:val="24"/>
          </w:rPr>
          <w:t>20and%20find%20optimal%20paths.</w:t>
        </w:r>
      </w:hyperlink>
    </w:p>
    <w:p w14:paraId="5634C5F8" w14:textId="77777777" w:rsidR="00972157" w:rsidRDefault="00B6394C" w:rsidP="00972157">
      <w:pPr>
        <w:pBdr>
          <w:top w:val="nil"/>
          <w:left w:val="nil"/>
          <w:bottom w:val="nil"/>
          <w:right w:val="nil"/>
          <w:between w:val="nil"/>
        </w:pBdr>
        <w:spacing w:line="288" w:lineRule="auto"/>
        <w:ind w:left="97"/>
        <w:rPr>
          <w:rFonts w:ascii="Calibri" w:eastAsia="Calibri" w:hAnsi="Calibri" w:cs="Calibri"/>
          <w:color w:val="000000"/>
          <w:sz w:val="24"/>
          <w:szCs w:val="24"/>
        </w:rPr>
      </w:pPr>
      <w:hyperlink r:id="rId25">
        <w:r w:rsidR="00972157">
          <w:rPr>
            <w:rFonts w:ascii="Calibri" w:eastAsia="Calibri" w:hAnsi="Calibri" w:cs="Calibri"/>
            <w:color w:val="EC008C"/>
            <w:sz w:val="24"/>
            <w:szCs w:val="24"/>
          </w:rPr>
          <w:t>https://www.geeksforgeeks.org/a-search-algorithm/</w:t>
        </w:r>
      </w:hyperlink>
    </w:p>
    <w:p w14:paraId="6AC9D906" w14:textId="77777777" w:rsidR="00BF465D" w:rsidRDefault="00BF465D" w:rsidP="00BF465D">
      <w:pPr>
        <w:spacing w:before="240" w:after="240" w:line="252" w:lineRule="auto"/>
        <w:jc w:val="both"/>
        <w:rPr>
          <w:sz w:val="24"/>
          <w:szCs w:val="24"/>
        </w:rPr>
      </w:pPr>
    </w:p>
    <w:p w14:paraId="3ED22BD7" w14:textId="77777777" w:rsidR="00972157" w:rsidRDefault="00972157" w:rsidP="00BF465D">
      <w:pPr>
        <w:spacing w:before="240" w:after="240" w:line="252" w:lineRule="auto"/>
        <w:jc w:val="both"/>
        <w:rPr>
          <w:sz w:val="24"/>
          <w:szCs w:val="24"/>
        </w:rPr>
      </w:pPr>
    </w:p>
    <w:p w14:paraId="3A74C122" w14:textId="77777777" w:rsidR="00972157" w:rsidRDefault="00972157" w:rsidP="00BF465D">
      <w:pPr>
        <w:spacing w:before="240" w:after="240" w:line="252" w:lineRule="auto"/>
        <w:jc w:val="both"/>
        <w:rPr>
          <w:sz w:val="24"/>
          <w:szCs w:val="24"/>
        </w:rPr>
      </w:pPr>
    </w:p>
    <w:p w14:paraId="30ED0524" w14:textId="77777777" w:rsidR="00972157" w:rsidRDefault="00972157" w:rsidP="00BF465D">
      <w:pPr>
        <w:spacing w:before="240" w:after="240" w:line="252" w:lineRule="auto"/>
        <w:jc w:val="both"/>
        <w:rPr>
          <w:sz w:val="24"/>
          <w:szCs w:val="24"/>
        </w:rPr>
      </w:pPr>
    </w:p>
    <w:p w14:paraId="431FD1F9" w14:textId="77777777" w:rsidR="00972157" w:rsidRDefault="00972157" w:rsidP="00BF465D">
      <w:pPr>
        <w:spacing w:before="240" w:after="240" w:line="252" w:lineRule="auto"/>
        <w:jc w:val="both"/>
        <w:rPr>
          <w:sz w:val="24"/>
          <w:szCs w:val="24"/>
        </w:rPr>
      </w:pPr>
    </w:p>
    <w:p w14:paraId="0D967EA4" w14:textId="77777777" w:rsidR="00972157" w:rsidRDefault="00972157" w:rsidP="00BF465D">
      <w:pPr>
        <w:spacing w:before="240" w:after="240" w:line="252" w:lineRule="auto"/>
        <w:jc w:val="both"/>
        <w:rPr>
          <w:sz w:val="24"/>
          <w:szCs w:val="24"/>
        </w:rPr>
      </w:pPr>
    </w:p>
    <w:p w14:paraId="47D14994" w14:textId="77777777" w:rsidR="00972157" w:rsidRDefault="00972157" w:rsidP="00BF465D">
      <w:pPr>
        <w:spacing w:before="240" w:after="240" w:line="252" w:lineRule="auto"/>
        <w:jc w:val="both"/>
        <w:rPr>
          <w:sz w:val="24"/>
          <w:szCs w:val="24"/>
        </w:rPr>
      </w:pPr>
    </w:p>
    <w:p w14:paraId="061953C1" w14:textId="77777777" w:rsidR="00972157" w:rsidRDefault="00972157" w:rsidP="00BF465D">
      <w:pPr>
        <w:spacing w:before="240" w:after="240" w:line="252" w:lineRule="auto"/>
        <w:jc w:val="both"/>
        <w:rPr>
          <w:sz w:val="24"/>
          <w:szCs w:val="24"/>
        </w:rPr>
      </w:pPr>
    </w:p>
    <w:p w14:paraId="0EA9902E" w14:textId="77777777" w:rsidR="00972157" w:rsidRDefault="00972157" w:rsidP="00BF465D">
      <w:pPr>
        <w:spacing w:before="240" w:after="240" w:line="252" w:lineRule="auto"/>
        <w:jc w:val="both"/>
        <w:rPr>
          <w:sz w:val="24"/>
          <w:szCs w:val="24"/>
        </w:rPr>
      </w:pPr>
    </w:p>
    <w:p w14:paraId="7C202C03" w14:textId="77777777" w:rsidR="00972157" w:rsidRDefault="00972157" w:rsidP="00BF465D">
      <w:pPr>
        <w:spacing w:before="240" w:after="240" w:line="252" w:lineRule="auto"/>
        <w:jc w:val="both"/>
        <w:rPr>
          <w:sz w:val="24"/>
          <w:szCs w:val="24"/>
        </w:rPr>
      </w:pPr>
    </w:p>
    <w:p w14:paraId="764D1344" w14:textId="77777777" w:rsidR="00972157" w:rsidRDefault="00972157" w:rsidP="00BF465D">
      <w:pPr>
        <w:spacing w:before="240" w:after="240" w:line="252" w:lineRule="auto"/>
        <w:jc w:val="both"/>
        <w:rPr>
          <w:sz w:val="24"/>
          <w:szCs w:val="24"/>
        </w:rPr>
      </w:pPr>
    </w:p>
    <w:p w14:paraId="583608D3" w14:textId="77777777" w:rsidR="00972157" w:rsidRDefault="00972157" w:rsidP="00BF465D">
      <w:pPr>
        <w:spacing w:before="240" w:after="240" w:line="252" w:lineRule="auto"/>
        <w:jc w:val="both"/>
        <w:rPr>
          <w:sz w:val="24"/>
          <w:szCs w:val="24"/>
        </w:rPr>
      </w:pPr>
    </w:p>
    <w:p w14:paraId="320CB7B7" w14:textId="77777777" w:rsidR="00972157" w:rsidRDefault="00972157" w:rsidP="00BF465D">
      <w:pPr>
        <w:spacing w:before="240" w:after="240" w:line="252" w:lineRule="auto"/>
        <w:jc w:val="both"/>
        <w:rPr>
          <w:sz w:val="24"/>
          <w:szCs w:val="24"/>
        </w:rPr>
      </w:pPr>
    </w:p>
    <w:p w14:paraId="2886375F" w14:textId="77777777" w:rsidR="00972157" w:rsidRDefault="00972157" w:rsidP="00BF465D">
      <w:pPr>
        <w:spacing w:before="240" w:after="240" w:line="252" w:lineRule="auto"/>
        <w:jc w:val="both"/>
        <w:rPr>
          <w:sz w:val="24"/>
          <w:szCs w:val="24"/>
        </w:rPr>
      </w:pPr>
    </w:p>
    <w:p w14:paraId="684031BD" w14:textId="77777777" w:rsidR="00972157" w:rsidRDefault="00972157" w:rsidP="00BF465D">
      <w:pPr>
        <w:spacing w:before="240" w:after="240" w:line="252" w:lineRule="auto"/>
        <w:jc w:val="both"/>
        <w:rPr>
          <w:sz w:val="24"/>
          <w:szCs w:val="24"/>
        </w:rPr>
      </w:pPr>
    </w:p>
    <w:p w14:paraId="667AAF47" w14:textId="77777777" w:rsidR="00972157" w:rsidRDefault="00972157" w:rsidP="00BF465D">
      <w:pPr>
        <w:spacing w:before="240" w:after="240" w:line="252" w:lineRule="auto"/>
        <w:jc w:val="both"/>
        <w:rPr>
          <w:sz w:val="24"/>
          <w:szCs w:val="24"/>
        </w:rPr>
      </w:pPr>
    </w:p>
    <w:p w14:paraId="0CB5FD84" w14:textId="77777777" w:rsidR="00972157" w:rsidRDefault="00972157" w:rsidP="00BF465D">
      <w:pPr>
        <w:spacing w:before="240" w:after="240" w:line="252" w:lineRule="auto"/>
        <w:jc w:val="both"/>
        <w:rPr>
          <w:sz w:val="24"/>
          <w:szCs w:val="24"/>
        </w:rPr>
      </w:pPr>
    </w:p>
    <w:p w14:paraId="0D819C7D" w14:textId="52234FBC" w:rsidR="00972157" w:rsidRPr="00BF465D" w:rsidRDefault="00972157" w:rsidP="00BF465D">
      <w:pPr>
        <w:spacing w:before="240" w:after="240" w:line="252" w:lineRule="auto"/>
        <w:jc w:val="both"/>
        <w:rPr>
          <w:sz w:val="24"/>
          <w:szCs w:val="24"/>
        </w:rPr>
        <w:sectPr w:rsidR="00972157" w:rsidRPr="00BF465D" w:rsidSect="00BF465D">
          <w:pgSz w:w="11910" w:h="16840"/>
          <w:pgMar w:top="1440" w:right="1440" w:bottom="1440" w:left="1440" w:header="0" w:footer="863" w:gutter="0"/>
          <w:cols w:space="720"/>
          <w:docGrid w:linePitch="299"/>
        </w:sectPr>
      </w:pPr>
    </w:p>
    <w:p w14:paraId="690C105A" w14:textId="77777777" w:rsidR="00FE49A8" w:rsidRDefault="00FE49A8">
      <w:pPr>
        <w:pBdr>
          <w:top w:val="nil"/>
          <w:left w:val="nil"/>
          <w:bottom w:val="nil"/>
          <w:right w:val="nil"/>
          <w:between w:val="nil"/>
        </w:pBdr>
        <w:spacing w:before="355" w:line="252" w:lineRule="auto"/>
        <w:ind w:left="97" w:right="1370"/>
        <w:jc w:val="both"/>
        <w:rPr>
          <w:sz w:val="24"/>
          <w:szCs w:val="24"/>
        </w:rPr>
        <w:sectPr w:rsidR="00FE49A8" w:rsidSect="00BF465D">
          <w:pgSz w:w="11910" w:h="16840"/>
          <w:pgMar w:top="1440" w:right="1440" w:bottom="1440" w:left="1440" w:header="0" w:footer="863" w:gutter="0"/>
          <w:cols w:space="720"/>
          <w:docGrid w:linePitch="299"/>
        </w:sectPr>
      </w:pPr>
    </w:p>
    <w:p w14:paraId="0EDC4795" w14:textId="77777777" w:rsidR="00FE49A8" w:rsidRDefault="00FE49A8">
      <w:pPr>
        <w:pBdr>
          <w:top w:val="nil"/>
          <w:left w:val="nil"/>
          <w:bottom w:val="nil"/>
          <w:right w:val="nil"/>
          <w:between w:val="nil"/>
        </w:pBdr>
        <w:spacing w:before="431"/>
        <w:rPr>
          <w:color w:val="000000"/>
          <w:sz w:val="49"/>
          <w:szCs w:val="49"/>
        </w:rPr>
      </w:pPr>
    </w:p>
    <w:sectPr w:rsidR="00FE49A8">
      <w:pgSz w:w="11910" w:h="16840"/>
      <w:pgMar w:top="1920" w:right="425" w:bottom="1060" w:left="170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18506" w14:textId="77777777" w:rsidR="00B6394C" w:rsidRDefault="00B6394C">
      <w:r>
        <w:separator/>
      </w:r>
    </w:p>
  </w:endnote>
  <w:endnote w:type="continuationSeparator" w:id="0">
    <w:p w14:paraId="628FBB92" w14:textId="77777777" w:rsidR="00B6394C" w:rsidRDefault="00B63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Mono">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F934" w14:textId="77777777" w:rsidR="00FE49A8" w:rsidRDefault="00CC1D19">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7AF3F240" wp14:editId="7BA16820">
              <wp:simplePos x="0" y="0"/>
              <wp:positionH relativeFrom="column">
                <wp:posOffset>2603500</wp:posOffset>
              </wp:positionH>
              <wp:positionV relativeFrom="paragraph">
                <wp:posOffset>9994900</wp:posOffset>
              </wp:positionV>
              <wp:extent cx="187325" cy="218440"/>
              <wp:effectExtent l="0" t="0" r="0" b="0"/>
              <wp:wrapNone/>
              <wp:docPr id="3" name="Rectangle 3"/>
              <wp:cNvGraphicFramePr/>
              <a:graphic xmlns:a="http://schemas.openxmlformats.org/drawingml/2006/main">
                <a:graphicData uri="http://schemas.microsoft.com/office/word/2010/wordprocessingShape">
                  <wps:wsp>
                    <wps:cNvSpPr/>
                    <wps:spPr>
                      <a:xfrm>
                        <a:off x="5257100" y="3675543"/>
                        <a:ext cx="177800" cy="208915"/>
                      </a:xfrm>
                      <a:prstGeom prst="rect">
                        <a:avLst/>
                      </a:prstGeom>
                      <a:noFill/>
                      <a:ln>
                        <a:noFill/>
                      </a:ln>
                    </wps:spPr>
                    <wps:txbx>
                      <w:txbxContent>
                        <w:p w14:paraId="1D8743B2" w14:textId="77777777" w:rsidR="00FE49A8" w:rsidRDefault="00CC1D19">
                          <w:pPr>
                            <w:spacing w:before="17"/>
                            <w:ind w:left="20"/>
                            <w:textDirection w:val="btLr"/>
                          </w:pPr>
                          <w:r>
                            <w:rPr>
                              <w:color w:val="000000"/>
                              <w:sz w:val="24"/>
                            </w:rPr>
                            <w:t xml:space="preserve"> PAGE 10</w:t>
                          </w:r>
                        </w:p>
                      </w:txbxContent>
                    </wps:txbx>
                    <wps:bodyPr spcFirstLastPara="1" wrap="square" lIns="0" tIns="0" rIns="0" bIns="0" anchor="t" anchorCtr="0">
                      <a:noAutofit/>
                    </wps:bodyPr>
                  </wps:wsp>
                </a:graphicData>
              </a:graphic>
            </wp:anchor>
          </w:drawing>
        </mc:Choice>
        <mc:Fallback>
          <w:pict>
            <v:rect w14:anchorId="7AF3F240" id="Rectangle 3" o:spid="_x0000_s1046" style="position:absolute;margin-left:205pt;margin-top:787pt;width:14.75pt;height:17.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" filled="f" stroked="f">
              <v:textbox inset="0,0,0,0">
                <w:txbxContent>
                  <w:p w14:paraId="1D8743B2" w14:textId="77777777" w:rsidR="00FE49A8" w:rsidRDefault="00CC1D19">
                    <w:pPr>
                      <w:spacing w:before="17"/>
                      <w:ind w:left="20"/>
                      <w:textDirection w:val="btLr"/>
                    </w:pPr>
                    <w:r>
                      <w:rPr>
                        <w:color w:val="000000"/>
                        <w:sz w:val="24"/>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D9BF1" w14:textId="77777777" w:rsidR="00B6394C" w:rsidRDefault="00B6394C">
      <w:r>
        <w:separator/>
      </w:r>
    </w:p>
  </w:footnote>
  <w:footnote w:type="continuationSeparator" w:id="0">
    <w:p w14:paraId="0E6735CC" w14:textId="77777777" w:rsidR="00B6394C" w:rsidRDefault="00B63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F6D"/>
    <w:multiLevelType w:val="multilevel"/>
    <w:tmpl w:val="9CECB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E797A"/>
    <w:multiLevelType w:val="multilevel"/>
    <w:tmpl w:val="3DD0C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8340C6"/>
    <w:multiLevelType w:val="multilevel"/>
    <w:tmpl w:val="4C8A997C"/>
    <w:lvl w:ilvl="0">
      <w:start w:val="1"/>
      <w:numFmt w:val="decimal"/>
      <w:lvlText w:val="%1"/>
      <w:lvlJc w:val="left"/>
      <w:pPr>
        <w:ind w:left="871" w:hanging="775"/>
      </w:pPr>
    </w:lvl>
    <w:lvl w:ilvl="1">
      <w:start w:val="1"/>
      <w:numFmt w:val="decimal"/>
      <w:lvlText w:val="%1.%2"/>
      <w:lvlJc w:val="left"/>
      <w:pPr>
        <w:ind w:left="871" w:hanging="775"/>
      </w:pPr>
      <w:rPr>
        <w:rFonts w:ascii="Times New Roman" w:eastAsia="Times New Roman" w:hAnsi="Times New Roman" w:cs="Times New Roman"/>
        <w:b/>
        <w:i w:val="0"/>
        <w:sz w:val="34"/>
        <w:szCs w:val="34"/>
      </w:rPr>
    </w:lvl>
    <w:lvl w:ilvl="2">
      <w:start w:val="1"/>
      <w:numFmt w:val="decimal"/>
      <w:lvlText w:val="%1.%2.%3"/>
      <w:lvlJc w:val="left"/>
      <w:pPr>
        <w:ind w:left="957" w:hanging="860"/>
      </w:pPr>
      <w:rPr>
        <w:rFonts w:ascii="Times New Roman" w:eastAsia="Times New Roman" w:hAnsi="Times New Roman" w:cs="Times New Roman"/>
        <w:b/>
        <w:i w:val="0"/>
        <w:sz w:val="28"/>
        <w:szCs w:val="28"/>
      </w:rPr>
    </w:lvl>
    <w:lvl w:ilvl="3">
      <w:numFmt w:val="bullet"/>
      <w:lvlText w:val="•"/>
      <w:lvlJc w:val="left"/>
      <w:pPr>
        <w:ind w:left="2920" w:hanging="861"/>
      </w:pPr>
    </w:lvl>
    <w:lvl w:ilvl="4">
      <w:numFmt w:val="bullet"/>
      <w:lvlText w:val="•"/>
      <w:lvlJc w:val="left"/>
      <w:pPr>
        <w:ind w:left="3900" w:hanging="861"/>
      </w:pPr>
    </w:lvl>
    <w:lvl w:ilvl="5">
      <w:numFmt w:val="bullet"/>
      <w:lvlText w:val="•"/>
      <w:lvlJc w:val="left"/>
      <w:pPr>
        <w:ind w:left="4880" w:hanging="861"/>
      </w:pPr>
    </w:lvl>
    <w:lvl w:ilvl="6">
      <w:numFmt w:val="bullet"/>
      <w:lvlText w:val="•"/>
      <w:lvlJc w:val="left"/>
      <w:pPr>
        <w:ind w:left="5860" w:hanging="861"/>
      </w:pPr>
    </w:lvl>
    <w:lvl w:ilvl="7">
      <w:numFmt w:val="bullet"/>
      <w:lvlText w:val="•"/>
      <w:lvlJc w:val="left"/>
      <w:pPr>
        <w:ind w:left="6840" w:hanging="861"/>
      </w:pPr>
    </w:lvl>
    <w:lvl w:ilvl="8">
      <w:numFmt w:val="bullet"/>
      <w:lvlText w:val="•"/>
      <w:lvlJc w:val="left"/>
      <w:pPr>
        <w:ind w:left="7820" w:hanging="861"/>
      </w:pPr>
    </w:lvl>
  </w:abstractNum>
  <w:abstractNum w:abstractNumId="3" w15:restartNumberingAfterBreak="0">
    <w:nsid w:val="13A84ADC"/>
    <w:multiLevelType w:val="multilevel"/>
    <w:tmpl w:val="17F2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733F9B"/>
    <w:multiLevelType w:val="multilevel"/>
    <w:tmpl w:val="C988F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642EC"/>
    <w:multiLevelType w:val="multilevel"/>
    <w:tmpl w:val="335CD65E"/>
    <w:lvl w:ilvl="0">
      <w:numFmt w:val="bullet"/>
      <w:lvlText w:val="•"/>
      <w:lvlJc w:val="left"/>
      <w:pPr>
        <w:ind w:left="682" w:hanging="201"/>
      </w:pPr>
      <w:rPr>
        <w:rFonts w:ascii="Times New Roman" w:eastAsia="Times New Roman" w:hAnsi="Times New Roman" w:cs="Times New Roman"/>
        <w:b w:val="0"/>
        <w:i w:val="0"/>
        <w:sz w:val="24"/>
        <w:szCs w:val="24"/>
      </w:rPr>
    </w:lvl>
    <w:lvl w:ilvl="1">
      <w:numFmt w:val="bullet"/>
      <w:lvlText w:val="•"/>
      <w:lvlJc w:val="left"/>
      <w:pPr>
        <w:ind w:left="1590" w:hanging="201"/>
      </w:pPr>
    </w:lvl>
    <w:lvl w:ilvl="2">
      <w:numFmt w:val="bullet"/>
      <w:lvlText w:val="•"/>
      <w:lvlJc w:val="left"/>
      <w:pPr>
        <w:ind w:left="2500" w:hanging="201"/>
      </w:pPr>
    </w:lvl>
    <w:lvl w:ilvl="3">
      <w:numFmt w:val="bullet"/>
      <w:lvlText w:val="•"/>
      <w:lvlJc w:val="left"/>
      <w:pPr>
        <w:ind w:left="3410" w:hanging="201"/>
      </w:pPr>
    </w:lvl>
    <w:lvl w:ilvl="4">
      <w:numFmt w:val="bullet"/>
      <w:lvlText w:val="•"/>
      <w:lvlJc w:val="left"/>
      <w:pPr>
        <w:ind w:left="4320" w:hanging="201"/>
      </w:pPr>
    </w:lvl>
    <w:lvl w:ilvl="5">
      <w:numFmt w:val="bullet"/>
      <w:lvlText w:val="•"/>
      <w:lvlJc w:val="left"/>
      <w:pPr>
        <w:ind w:left="5230" w:hanging="201"/>
      </w:pPr>
    </w:lvl>
    <w:lvl w:ilvl="6">
      <w:numFmt w:val="bullet"/>
      <w:lvlText w:val="•"/>
      <w:lvlJc w:val="left"/>
      <w:pPr>
        <w:ind w:left="6140" w:hanging="201"/>
      </w:pPr>
    </w:lvl>
    <w:lvl w:ilvl="7">
      <w:numFmt w:val="bullet"/>
      <w:lvlText w:val="•"/>
      <w:lvlJc w:val="left"/>
      <w:pPr>
        <w:ind w:left="7050" w:hanging="201"/>
      </w:pPr>
    </w:lvl>
    <w:lvl w:ilvl="8">
      <w:numFmt w:val="bullet"/>
      <w:lvlText w:val="•"/>
      <w:lvlJc w:val="left"/>
      <w:pPr>
        <w:ind w:left="7960" w:hanging="201"/>
      </w:pPr>
    </w:lvl>
  </w:abstractNum>
  <w:abstractNum w:abstractNumId="6" w15:restartNumberingAfterBreak="0">
    <w:nsid w:val="2A716A0B"/>
    <w:multiLevelType w:val="multilevel"/>
    <w:tmpl w:val="F8E29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932D12"/>
    <w:multiLevelType w:val="multilevel"/>
    <w:tmpl w:val="7EF2A7B4"/>
    <w:lvl w:ilvl="0">
      <w:numFmt w:val="bullet"/>
      <w:lvlText w:val="•"/>
      <w:lvlJc w:val="left"/>
      <w:pPr>
        <w:ind w:left="682" w:hanging="201"/>
      </w:pPr>
      <w:rPr>
        <w:rFonts w:ascii="Times New Roman" w:eastAsia="Times New Roman" w:hAnsi="Times New Roman" w:cs="Times New Roman"/>
        <w:b w:val="0"/>
        <w:i w:val="0"/>
        <w:sz w:val="24"/>
        <w:szCs w:val="24"/>
      </w:rPr>
    </w:lvl>
    <w:lvl w:ilvl="1">
      <w:numFmt w:val="bullet"/>
      <w:lvlText w:val="•"/>
      <w:lvlJc w:val="left"/>
      <w:pPr>
        <w:ind w:left="1590" w:hanging="201"/>
      </w:pPr>
    </w:lvl>
    <w:lvl w:ilvl="2">
      <w:numFmt w:val="bullet"/>
      <w:lvlText w:val="•"/>
      <w:lvlJc w:val="left"/>
      <w:pPr>
        <w:ind w:left="2500" w:hanging="201"/>
      </w:pPr>
    </w:lvl>
    <w:lvl w:ilvl="3">
      <w:numFmt w:val="bullet"/>
      <w:lvlText w:val="•"/>
      <w:lvlJc w:val="left"/>
      <w:pPr>
        <w:ind w:left="3410" w:hanging="201"/>
      </w:pPr>
    </w:lvl>
    <w:lvl w:ilvl="4">
      <w:numFmt w:val="bullet"/>
      <w:lvlText w:val="•"/>
      <w:lvlJc w:val="left"/>
      <w:pPr>
        <w:ind w:left="4320" w:hanging="201"/>
      </w:pPr>
    </w:lvl>
    <w:lvl w:ilvl="5">
      <w:numFmt w:val="bullet"/>
      <w:lvlText w:val="•"/>
      <w:lvlJc w:val="left"/>
      <w:pPr>
        <w:ind w:left="5230" w:hanging="201"/>
      </w:pPr>
    </w:lvl>
    <w:lvl w:ilvl="6">
      <w:numFmt w:val="bullet"/>
      <w:lvlText w:val="•"/>
      <w:lvlJc w:val="left"/>
      <w:pPr>
        <w:ind w:left="6140" w:hanging="201"/>
      </w:pPr>
    </w:lvl>
    <w:lvl w:ilvl="7">
      <w:numFmt w:val="bullet"/>
      <w:lvlText w:val="•"/>
      <w:lvlJc w:val="left"/>
      <w:pPr>
        <w:ind w:left="7050" w:hanging="201"/>
      </w:pPr>
    </w:lvl>
    <w:lvl w:ilvl="8">
      <w:numFmt w:val="bullet"/>
      <w:lvlText w:val="•"/>
      <w:lvlJc w:val="left"/>
      <w:pPr>
        <w:ind w:left="7960" w:hanging="201"/>
      </w:pPr>
    </w:lvl>
  </w:abstractNum>
  <w:abstractNum w:abstractNumId="8" w15:restartNumberingAfterBreak="0">
    <w:nsid w:val="4C9B2391"/>
    <w:multiLevelType w:val="multilevel"/>
    <w:tmpl w:val="79B482D6"/>
    <w:lvl w:ilvl="0">
      <w:start w:val="3"/>
      <w:numFmt w:val="decimal"/>
      <w:lvlText w:val="%1"/>
      <w:lvlJc w:val="left"/>
      <w:pPr>
        <w:ind w:left="871" w:hanging="775"/>
      </w:pPr>
    </w:lvl>
    <w:lvl w:ilvl="1">
      <w:start w:val="1"/>
      <w:numFmt w:val="decimal"/>
      <w:lvlText w:val="%1.%2"/>
      <w:lvlJc w:val="left"/>
      <w:pPr>
        <w:ind w:left="871" w:hanging="775"/>
      </w:pPr>
      <w:rPr>
        <w:rFonts w:ascii="Times New Roman" w:eastAsia="Times New Roman" w:hAnsi="Times New Roman" w:cs="Times New Roman"/>
        <w:b/>
        <w:i w:val="0"/>
        <w:sz w:val="34"/>
        <w:szCs w:val="34"/>
      </w:rPr>
    </w:lvl>
    <w:lvl w:ilvl="2">
      <w:start w:val="1"/>
      <w:numFmt w:val="decimal"/>
      <w:lvlText w:val="%1.%2.%3"/>
      <w:lvlJc w:val="left"/>
      <w:pPr>
        <w:ind w:left="957" w:hanging="860"/>
      </w:pPr>
      <w:rPr>
        <w:rFonts w:ascii="Times New Roman" w:eastAsia="Times New Roman" w:hAnsi="Times New Roman" w:cs="Times New Roman"/>
        <w:b/>
        <w:i w:val="0"/>
        <w:sz w:val="28"/>
        <w:szCs w:val="28"/>
      </w:rPr>
    </w:lvl>
    <w:lvl w:ilvl="3">
      <w:numFmt w:val="bullet"/>
      <w:lvlText w:val="•"/>
      <w:lvlJc w:val="left"/>
      <w:pPr>
        <w:ind w:left="2920" w:hanging="861"/>
      </w:pPr>
    </w:lvl>
    <w:lvl w:ilvl="4">
      <w:numFmt w:val="bullet"/>
      <w:lvlText w:val="•"/>
      <w:lvlJc w:val="left"/>
      <w:pPr>
        <w:ind w:left="3900" w:hanging="861"/>
      </w:pPr>
    </w:lvl>
    <w:lvl w:ilvl="5">
      <w:numFmt w:val="bullet"/>
      <w:lvlText w:val="•"/>
      <w:lvlJc w:val="left"/>
      <w:pPr>
        <w:ind w:left="4880" w:hanging="861"/>
      </w:pPr>
    </w:lvl>
    <w:lvl w:ilvl="6">
      <w:numFmt w:val="bullet"/>
      <w:lvlText w:val="•"/>
      <w:lvlJc w:val="left"/>
      <w:pPr>
        <w:ind w:left="5860" w:hanging="861"/>
      </w:pPr>
    </w:lvl>
    <w:lvl w:ilvl="7">
      <w:numFmt w:val="bullet"/>
      <w:lvlText w:val="•"/>
      <w:lvlJc w:val="left"/>
      <w:pPr>
        <w:ind w:left="6840" w:hanging="861"/>
      </w:pPr>
    </w:lvl>
    <w:lvl w:ilvl="8">
      <w:numFmt w:val="bullet"/>
      <w:lvlText w:val="•"/>
      <w:lvlJc w:val="left"/>
      <w:pPr>
        <w:ind w:left="7820" w:hanging="861"/>
      </w:pPr>
    </w:lvl>
  </w:abstractNum>
  <w:abstractNum w:abstractNumId="9" w15:restartNumberingAfterBreak="0">
    <w:nsid w:val="57145D09"/>
    <w:multiLevelType w:val="multilevel"/>
    <w:tmpl w:val="D8A4B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EE11C8"/>
    <w:multiLevelType w:val="multilevel"/>
    <w:tmpl w:val="C77C5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DEB40A8"/>
    <w:multiLevelType w:val="multilevel"/>
    <w:tmpl w:val="7EB2DD9E"/>
    <w:lvl w:ilvl="0">
      <w:start w:val="4"/>
      <w:numFmt w:val="decimal"/>
      <w:lvlText w:val="%1"/>
      <w:lvlJc w:val="left"/>
      <w:pPr>
        <w:ind w:left="871" w:hanging="775"/>
      </w:pPr>
    </w:lvl>
    <w:lvl w:ilvl="1">
      <w:start w:val="1"/>
      <w:numFmt w:val="decimal"/>
      <w:lvlText w:val="%1.%2"/>
      <w:lvlJc w:val="left"/>
      <w:pPr>
        <w:ind w:left="871" w:hanging="775"/>
      </w:pPr>
      <w:rPr>
        <w:rFonts w:ascii="Times New Roman" w:eastAsia="Times New Roman" w:hAnsi="Times New Roman" w:cs="Times New Roman"/>
        <w:b/>
        <w:i w:val="0"/>
        <w:sz w:val="34"/>
        <w:szCs w:val="34"/>
      </w:rPr>
    </w:lvl>
    <w:lvl w:ilvl="2">
      <w:numFmt w:val="bullet"/>
      <w:lvlText w:val="•"/>
      <w:lvlJc w:val="left"/>
      <w:pPr>
        <w:ind w:left="2660" w:hanging="775"/>
      </w:pPr>
    </w:lvl>
    <w:lvl w:ilvl="3">
      <w:numFmt w:val="bullet"/>
      <w:lvlText w:val="•"/>
      <w:lvlJc w:val="left"/>
      <w:pPr>
        <w:ind w:left="3550" w:hanging="775"/>
      </w:pPr>
    </w:lvl>
    <w:lvl w:ilvl="4">
      <w:numFmt w:val="bullet"/>
      <w:lvlText w:val="•"/>
      <w:lvlJc w:val="left"/>
      <w:pPr>
        <w:ind w:left="4440" w:hanging="775"/>
      </w:pPr>
    </w:lvl>
    <w:lvl w:ilvl="5">
      <w:numFmt w:val="bullet"/>
      <w:lvlText w:val="•"/>
      <w:lvlJc w:val="left"/>
      <w:pPr>
        <w:ind w:left="5330" w:hanging="775"/>
      </w:pPr>
    </w:lvl>
    <w:lvl w:ilvl="6">
      <w:numFmt w:val="bullet"/>
      <w:lvlText w:val="•"/>
      <w:lvlJc w:val="left"/>
      <w:pPr>
        <w:ind w:left="6220" w:hanging="775"/>
      </w:pPr>
    </w:lvl>
    <w:lvl w:ilvl="7">
      <w:numFmt w:val="bullet"/>
      <w:lvlText w:val="•"/>
      <w:lvlJc w:val="left"/>
      <w:pPr>
        <w:ind w:left="7110" w:hanging="775"/>
      </w:pPr>
    </w:lvl>
    <w:lvl w:ilvl="8">
      <w:numFmt w:val="bullet"/>
      <w:lvlText w:val="•"/>
      <w:lvlJc w:val="left"/>
      <w:pPr>
        <w:ind w:left="8000" w:hanging="775"/>
      </w:pPr>
    </w:lvl>
  </w:abstractNum>
  <w:abstractNum w:abstractNumId="12" w15:restartNumberingAfterBreak="0">
    <w:nsid w:val="60D807CC"/>
    <w:multiLevelType w:val="multilevel"/>
    <w:tmpl w:val="80EA2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1F3CEF"/>
    <w:multiLevelType w:val="multilevel"/>
    <w:tmpl w:val="D696E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A655ED"/>
    <w:multiLevelType w:val="multilevel"/>
    <w:tmpl w:val="619E77E0"/>
    <w:lvl w:ilvl="0">
      <w:start w:val="2"/>
      <w:numFmt w:val="decimal"/>
      <w:lvlText w:val="%1"/>
      <w:lvlJc w:val="left"/>
      <w:pPr>
        <w:ind w:left="871" w:hanging="775"/>
      </w:pPr>
    </w:lvl>
    <w:lvl w:ilvl="1">
      <w:start w:val="1"/>
      <w:numFmt w:val="decimal"/>
      <w:lvlText w:val="%1.%2"/>
      <w:lvlJc w:val="left"/>
      <w:pPr>
        <w:ind w:left="871" w:hanging="775"/>
      </w:pPr>
      <w:rPr>
        <w:rFonts w:ascii="Times New Roman" w:eastAsia="Times New Roman" w:hAnsi="Times New Roman" w:cs="Times New Roman"/>
        <w:b/>
        <w:i w:val="0"/>
        <w:sz w:val="34"/>
        <w:szCs w:val="34"/>
      </w:rPr>
    </w:lvl>
    <w:lvl w:ilvl="2">
      <w:start w:val="1"/>
      <w:numFmt w:val="decimal"/>
      <w:lvlText w:val="%1.%2.%3"/>
      <w:lvlJc w:val="left"/>
      <w:pPr>
        <w:ind w:left="957" w:hanging="860"/>
      </w:pPr>
      <w:rPr>
        <w:rFonts w:ascii="Times New Roman" w:eastAsia="Times New Roman" w:hAnsi="Times New Roman" w:cs="Times New Roman"/>
        <w:b/>
        <w:i w:val="0"/>
        <w:sz w:val="28"/>
        <w:szCs w:val="28"/>
      </w:rPr>
    </w:lvl>
    <w:lvl w:ilvl="3">
      <w:numFmt w:val="bullet"/>
      <w:lvlText w:val="•"/>
      <w:lvlJc w:val="left"/>
      <w:pPr>
        <w:ind w:left="682" w:hanging="201"/>
      </w:pPr>
      <w:rPr>
        <w:rFonts w:ascii="Times New Roman" w:eastAsia="Times New Roman" w:hAnsi="Times New Roman" w:cs="Times New Roman"/>
        <w:b w:val="0"/>
        <w:i w:val="0"/>
        <w:sz w:val="24"/>
        <w:szCs w:val="24"/>
      </w:rPr>
    </w:lvl>
    <w:lvl w:ilvl="4">
      <w:numFmt w:val="bullet"/>
      <w:lvlText w:val="•"/>
      <w:lvlJc w:val="left"/>
      <w:pPr>
        <w:ind w:left="3165" w:hanging="201"/>
      </w:pPr>
    </w:lvl>
    <w:lvl w:ilvl="5">
      <w:numFmt w:val="bullet"/>
      <w:lvlText w:val="•"/>
      <w:lvlJc w:val="left"/>
      <w:pPr>
        <w:ind w:left="4267" w:hanging="201"/>
      </w:pPr>
    </w:lvl>
    <w:lvl w:ilvl="6">
      <w:numFmt w:val="bullet"/>
      <w:lvlText w:val="•"/>
      <w:lvlJc w:val="left"/>
      <w:pPr>
        <w:ind w:left="5370" w:hanging="201"/>
      </w:pPr>
    </w:lvl>
    <w:lvl w:ilvl="7">
      <w:numFmt w:val="bullet"/>
      <w:lvlText w:val="•"/>
      <w:lvlJc w:val="left"/>
      <w:pPr>
        <w:ind w:left="6472" w:hanging="201"/>
      </w:pPr>
    </w:lvl>
    <w:lvl w:ilvl="8">
      <w:numFmt w:val="bullet"/>
      <w:lvlText w:val="•"/>
      <w:lvlJc w:val="left"/>
      <w:pPr>
        <w:ind w:left="7575" w:hanging="201"/>
      </w:pPr>
    </w:lvl>
  </w:abstractNum>
  <w:abstractNum w:abstractNumId="15" w15:restartNumberingAfterBreak="0">
    <w:nsid w:val="67963819"/>
    <w:multiLevelType w:val="multilevel"/>
    <w:tmpl w:val="CD46AABE"/>
    <w:lvl w:ilvl="0">
      <w:start w:val="1"/>
      <w:numFmt w:val="decimal"/>
      <w:lvlText w:val="%1"/>
      <w:lvlJc w:val="left"/>
      <w:pPr>
        <w:ind w:left="455" w:hanging="359"/>
      </w:pPr>
      <w:rPr>
        <w:rFonts w:ascii="Times New Roman" w:eastAsia="Times New Roman" w:hAnsi="Times New Roman" w:cs="Times New Roman"/>
        <w:b/>
        <w:i w:val="0"/>
        <w:sz w:val="24"/>
        <w:szCs w:val="24"/>
      </w:rPr>
    </w:lvl>
    <w:lvl w:ilvl="1">
      <w:start w:val="1"/>
      <w:numFmt w:val="decimal"/>
      <w:lvlText w:val="%1.%2"/>
      <w:lvlJc w:val="left"/>
      <w:pPr>
        <w:ind w:left="1005" w:hanging="550"/>
      </w:pPr>
      <w:rPr>
        <w:rFonts w:ascii="Times New Roman" w:eastAsia="Times New Roman" w:hAnsi="Times New Roman" w:cs="Times New Roman"/>
        <w:b w:val="0"/>
        <w:i w:val="0"/>
        <w:sz w:val="24"/>
        <w:szCs w:val="24"/>
      </w:rPr>
    </w:lvl>
    <w:lvl w:ilvl="2">
      <w:start w:val="1"/>
      <w:numFmt w:val="decimal"/>
      <w:lvlText w:val="%1.%2.%3"/>
      <w:lvlJc w:val="left"/>
      <w:pPr>
        <w:ind w:left="1770" w:hanging="766"/>
      </w:pPr>
      <w:rPr>
        <w:rFonts w:ascii="Times New Roman" w:eastAsia="Times New Roman" w:hAnsi="Times New Roman" w:cs="Times New Roman"/>
        <w:b w:val="0"/>
        <w:i w:val="0"/>
        <w:sz w:val="24"/>
        <w:szCs w:val="24"/>
      </w:rPr>
    </w:lvl>
    <w:lvl w:ilvl="3">
      <w:numFmt w:val="bullet"/>
      <w:lvlText w:val="•"/>
      <w:lvlJc w:val="left"/>
      <w:pPr>
        <w:ind w:left="2780" w:hanging="766"/>
      </w:pPr>
    </w:lvl>
    <w:lvl w:ilvl="4">
      <w:numFmt w:val="bullet"/>
      <w:lvlText w:val="•"/>
      <w:lvlJc w:val="left"/>
      <w:pPr>
        <w:ind w:left="3780" w:hanging="766"/>
      </w:pPr>
    </w:lvl>
    <w:lvl w:ilvl="5">
      <w:numFmt w:val="bullet"/>
      <w:lvlText w:val="•"/>
      <w:lvlJc w:val="left"/>
      <w:pPr>
        <w:ind w:left="4780" w:hanging="766"/>
      </w:pPr>
    </w:lvl>
    <w:lvl w:ilvl="6">
      <w:numFmt w:val="bullet"/>
      <w:lvlText w:val="•"/>
      <w:lvlJc w:val="left"/>
      <w:pPr>
        <w:ind w:left="5780" w:hanging="766"/>
      </w:pPr>
    </w:lvl>
    <w:lvl w:ilvl="7">
      <w:numFmt w:val="bullet"/>
      <w:lvlText w:val="•"/>
      <w:lvlJc w:val="left"/>
      <w:pPr>
        <w:ind w:left="6780" w:hanging="766"/>
      </w:pPr>
    </w:lvl>
    <w:lvl w:ilvl="8">
      <w:numFmt w:val="bullet"/>
      <w:lvlText w:val="•"/>
      <w:lvlJc w:val="left"/>
      <w:pPr>
        <w:ind w:left="7780" w:hanging="766"/>
      </w:pPr>
    </w:lvl>
  </w:abstractNum>
  <w:abstractNum w:abstractNumId="16" w15:restartNumberingAfterBreak="0">
    <w:nsid w:val="68B70522"/>
    <w:multiLevelType w:val="multilevel"/>
    <w:tmpl w:val="0EC4E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95447F"/>
    <w:multiLevelType w:val="multilevel"/>
    <w:tmpl w:val="F946B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7714E6"/>
    <w:multiLevelType w:val="multilevel"/>
    <w:tmpl w:val="7EB2DD9E"/>
    <w:lvl w:ilvl="0">
      <w:start w:val="4"/>
      <w:numFmt w:val="decimal"/>
      <w:lvlText w:val="%1"/>
      <w:lvlJc w:val="left"/>
      <w:pPr>
        <w:ind w:left="871" w:hanging="775"/>
      </w:pPr>
    </w:lvl>
    <w:lvl w:ilvl="1">
      <w:start w:val="1"/>
      <w:numFmt w:val="decimal"/>
      <w:lvlText w:val="%1.%2"/>
      <w:lvlJc w:val="left"/>
      <w:pPr>
        <w:ind w:left="871" w:hanging="775"/>
      </w:pPr>
      <w:rPr>
        <w:rFonts w:ascii="Times New Roman" w:eastAsia="Times New Roman" w:hAnsi="Times New Roman" w:cs="Times New Roman"/>
        <w:b/>
        <w:i w:val="0"/>
        <w:sz w:val="34"/>
        <w:szCs w:val="34"/>
      </w:rPr>
    </w:lvl>
    <w:lvl w:ilvl="2">
      <w:numFmt w:val="bullet"/>
      <w:lvlText w:val="•"/>
      <w:lvlJc w:val="left"/>
      <w:pPr>
        <w:ind w:left="2660" w:hanging="775"/>
      </w:pPr>
    </w:lvl>
    <w:lvl w:ilvl="3">
      <w:numFmt w:val="bullet"/>
      <w:lvlText w:val="•"/>
      <w:lvlJc w:val="left"/>
      <w:pPr>
        <w:ind w:left="3550" w:hanging="775"/>
      </w:pPr>
    </w:lvl>
    <w:lvl w:ilvl="4">
      <w:numFmt w:val="bullet"/>
      <w:lvlText w:val="•"/>
      <w:lvlJc w:val="left"/>
      <w:pPr>
        <w:ind w:left="4440" w:hanging="775"/>
      </w:pPr>
    </w:lvl>
    <w:lvl w:ilvl="5">
      <w:numFmt w:val="bullet"/>
      <w:lvlText w:val="•"/>
      <w:lvlJc w:val="left"/>
      <w:pPr>
        <w:ind w:left="5330" w:hanging="775"/>
      </w:pPr>
    </w:lvl>
    <w:lvl w:ilvl="6">
      <w:numFmt w:val="bullet"/>
      <w:lvlText w:val="•"/>
      <w:lvlJc w:val="left"/>
      <w:pPr>
        <w:ind w:left="6220" w:hanging="775"/>
      </w:pPr>
    </w:lvl>
    <w:lvl w:ilvl="7">
      <w:numFmt w:val="bullet"/>
      <w:lvlText w:val="•"/>
      <w:lvlJc w:val="left"/>
      <w:pPr>
        <w:ind w:left="7110" w:hanging="775"/>
      </w:pPr>
    </w:lvl>
    <w:lvl w:ilvl="8">
      <w:numFmt w:val="bullet"/>
      <w:lvlText w:val="•"/>
      <w:lvlJc w:val="left"/>
      <w:pPr>
        <w:ind w:left="8000" w:hanging="775"/>
      </w:pPr>
    </w:lvl>
  </w:abstractNum>
  <w:num w:numId="1">
    <w:abstractNumId w:val="3"/>
  </w:num>
  <w:num w:numId="2">
    <w:abstractNumId w:val="6"/>
  </w:num>
  <w:num w:numId="3">
    <w:abstractNumId w:val="13"/>
  </w:num>
  <w:num w:numId="4">
    <w:abstractNumId w:val="1"/>
  </w:num>
  <w:num w:numId="5">
    <w:abstractNumId w:val="4"/>
  </w:num>
  <w:num w:numId="6">
    <w:abstractNumId w:val="0"/>
  </w:num>
  <w:num w:numId="7">
    <w:abstractNumId w:val="11"/>
  </w:num>
  <w:num w:numId="8">
    <w:abstractNumId w:val="8"/>
  </w:num>
  <w:num w:numId="9">
    <w:abstractNumId w:val="14"/>
  </w:num>
  <w:num w:numId="10">
    <w:abstractNumId w:val="5"/>
  </w:num>
  <w:num w:numId="11">
    <w:abstractNumId w:val="7"/>
  </w:num>
  <w:num w:numId="12">
    <w:abstractNumId w:val="2"/>
  </w:num>
  <w:num w:numId="13">
    <w:abstractNumId w:val="15"/>
  </w:num>
  <w:num w:numId="14">
    <w:abstractNumId w:val="9"/>
  </w:num>
  <w:num w:numId="15">
    <w:abstractNumId w:val="12"/>
  </w:num>
  <w:num w:numId="16">
    <w:abstractNumId w:val="16"/>
  </w:num>
  <w:num w:numId="17">
    <w:abstractNumId w:val="10"/>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9A8"/>
    <w:rsid w:val="00090C9E"/>
    <w:rsid w:val="000D61A5"/>
    <w:rsid w:val="00357C22"/>
    <w:rsid w:val="00972157"/>
    <w:rsid w:val="00B6394C"/>
    <w:rsid w:val="00BF465D"/>
    <w:rsid w:val="00CC1D19"/>
    <w:rsid w:val="00FE4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2625D"/>
  <w15:docId w15:val="{27312F40-DDE8-4CA4-BEEF-4DF3802E4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871" w:hanging="774"/>
      <w:outlineLvl w:val="0"/>
    </w:pPr>
    <w:rPr>
      <w:b/>
      <w:sz w:val="34"/>
      <w:szCs w:val="34"/>
    </w:rPr>
  </w:style>
  <w:style w:type="paragraph" w:styleId="Heading2">
    <w:name w:val="heading 2"/>
    <w:basedOn w:val="Normal"/>
    <w:next w:val="Normal"/>
    <w:uiPriority w:val="9"/>
    <w:unhideWhenUsed/>
    <w:qFormat/>
    <w:pPr>
      <w:spacing w:before="388"/>
      <w:ind w:left="957" w:hanging="860"/>
      <w:outlineLvl w:val="1"/>
    </w:pPr>
    <w:rPr>
      <w:b/>
      <w:sz w:val="28"/>
      <w:szCs w:val="28"/>
    </w:rPr>
  </w:style>
  <w:style w:type="paragraph" w:styleId="Heading3">
    <w:name w:val="heading 3"/>
    <w:basedOn w:val="Normal"/>
    <w:next w:val="Normal"/>
    <w:uiPriority w:val="9"/>
    <w:unhideWhenUsed/>
    <w:qFormat/>
    <w:pPr>
      <w:ind w:left="457" w:right="1729"/>
      <w:jc w:val="center"/>
      <w:outlineLvl w:val="2"/>
    </w:pPr>
    <w:rPr>
      <w:sz w:val="28"/>
      <w:szCs w:val="28"/>
    </w:rPr>
  </w:style>
  <w:style w:type="paragraph" w:styleId="Heading4">
    <w:name w:val="heading 4"/>
    <w:basedOn w:val="Normal"/>
    <w:next w:val="Normal"/>
    <w:uiPriority w:val="9"/>
    <w:unhideWhenUsed/>
    <w:qFormat/>
    <w:pPr>
      <w:ind w:left="424" w:right="1729"/>
      <w:jc w:val="center"/>
      <w:outlineLvl w:val="3"/>
    </w:pPr>
    <w:rPr>
      <w:rFonts w:ascii="Cambria" w:eastAsia="Cambria" w:hAnsi="Cambria" w:cs="Cambria"/>
      <w:i/>
      <w:sz w:val="28"/>
      <w:szCs w:val="28"/>
    </w:rPr>
  </w:style>
  <w:style w:type="paragraph" w:styleId="Heading5">
    <w:name w:val="heading 5"/>
    <w:basedOn w:val="Normal"/>
    <w:next w:val="Normal"/>
    <w:uiPriority w:val="9"/>
    <w:unhideWhenUsed/>
    <w:qFormat/>
    <w:pPr>
      <w:ind w:left="97"/>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BF465D"/>
    <w:rPr>
      <w:b/>
      <w:sz w:val="34"/>
      <w:szCs w:val="34"/>
    </w:rPr>
  </w:style>
  <w:style w:type="paragraph" w:styleId="Header">
    <w:name w:val="header"/>
    <w:basedOn w:val="Normal"/>
    <w:link w:val="HeaderChar"/>
    <w:uiPriority w:val="99"/>
    <w:unhideWhenUsed/>
    <w:rsid w:val="00BF465D"/>
    <w:pPr>
      <w:tabs>
        <w:tab w:val="center" w:pos="4680"/>
        <w:tab w:val="right" w:pos="9360"/>
      </w:tabs>
    </w:pPr>
  </w:style>
  <w:style w:type="character" w:customStyle="1" w:styleId="HeaderChar">
    <w:name w:val="Header Char"/>
    <w:basedOn w:val="DefaultParagraphFont"/>
    <w:link w:val="Header"/>
    <w:uiPriority w:val="99"/>
    <w:rsid w:val="00BF465D"/>
  </w:style>
  <w:style w:type="paragraph" w:styleId="Footer">
    <w:name w:val="footer"/>
    <w:basedOn w:val="Normal"/>
    <w:link w:val="FooterChar"/>
    <w:uiPriority w:val="99"/>
    <w:unhideWhenUsed/>
    <w:rsid w:val="00BF465D"/>
    <w:pPr>
      <w:tabs>
        <w:tab w:val="center" w:pos="4680"/>
        <w:tab w:val="right" w:pos="9360"/>
      </w:tabs>
    </w:pPr>
  </w:style>
  <w:style w:type="character" w:customStyle="1" w:styleId="FooterChar">
    <w:name w:val="Footer Char"/>
    <w:basedOn w:val="DefaultParagraphFont"/>
    <w:link w:val="Footer"/>
    <w:uiPriority w:val="99"/>
    <w:rsid w:val="00BF4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rogramiz.com/dsa/dijkstra-algorith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a-search-algorith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dijkstras-shortest-path-algorithm-greedy-algo-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implilearn.com/tutorials/artificial-intelligence-tutorial/a-star-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implilearn.com/tutorials/artificial-intelligence-tutorial/a-star-algorithm"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simplilearn.com/tutorials/artificial-intelligence-tutorial/a-star-algorith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68343-15FC-41E0-BA68-1D2BE68C0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2601</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Mazharul Islam</cp:lastModifiedBy>
  <cp:revision>3</cp:revision>
  <cp:lastPrinted>2025-04-30T11:41:00Z</cp:lastPrinted>
  <dcterms:created xsi:type="dcterms:W3CDTF">2025-04-30T11:51:00Z</dcterms:created>
  <dcterms:modified xsi:type="dcterms:W3CDTF">2025-04-30T12:00:00Z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2024-01-05T00:00:00Z</vt:lpwstr>
  </property>
  <property fmtid="{D5CDD505-2E9C-101B-9397-08002B2CF9AE}" pid="3" name="Creator">
    <vt:lpwstr>LaTeX with hyperref</vt:lpwstr>
  </property>
  <property fmtid="{D5CDD505-2E9C-101B-9397-08002B2CF9AE}" pid="4" name="LastSaved">
    <vt:lpwstr>2025-04-30T00:00:00Z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